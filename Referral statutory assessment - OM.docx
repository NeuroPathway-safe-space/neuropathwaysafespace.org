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3470"/>
        <w:gridCol w:w="3471"/>
        <w:gridCol w:w="3509"/>
        <w:gridCol w:w="3498"/>
      </w:tblGrid>
      <w:tr w:rsidR="007579A5" w14:paraId="3F9194DA" w14:textId="77777777" w:rsidTr="007579A5">
        <w:tc>
          <w:tcPr>
            <w:tcW w:w="3543" w:type="dxa"/>
          </w:tcPr>
          <w:p w14:paraId="4D274122" w14:textId="182B34E8" w:rsidR="007579A5" w:rsidRPr="007579A5" w:rsidRDefault="007579A5">
            <w:pPr>
              <w:rPr>
                <w:rFonts w:ascii="Arial" w:hAnsi="Arial" w:cs="Arial"/>
              </w:rPr>
            </w:pPr>
            <w:r w:rsidRPr="007579A5">
              <w:rPr>
                <w:rFonts w:ascii="Arial" w:hAnsi="Arial" w:cs="Arial"/>
              </w:rPr>
              <w:t>Name</w:t>
            </w:r>
          </w:p>
          <w:p w14:paraId="75FAA391" w14:textId="2DF9436B" w:rsidR="007579A5" w:rsidRPr="007579A5" w:rsidRDefault="004766D5">
            <w:pPr>
              <w:rPr>
                <w:rFonts w:ascii="Arial" w:hAnsi="Arial" w:cs="Arial"/>
              </w:rPr>
            </w:pPr>
            <w:r>
              <w:rPr>
                <w:rFonts w:ascii="Arial" w:hAnsi="Arial" w:cs="Arial"/>
              </w:rPr>
              <w:t>Oscar Maher</w:t>
            </w:r>
          </w:p>
        </w:tc>
        <w:tc>
          <w:tcPr>
            <w:tcW w:w="3543" w:type="dxa"/>
          </w:tcPr>
          <w:p w14:paraId="7B1F7426" w14:textId="77777777" w:rsidR="007579A5" w:rsidRDefault="007579A5">
            <w:pPr>
              <w:rPr>
                <w:rFonts w:ascii="Arial" w:hAnsi="Arial" w:cs="Arial"/>
              </w:rPr>
            </w:pPr>
            <w:r w:rsidRPr="007579A5">
              <w:rPr>
                <w:rFonts w:ascii="Arial" w:hAnsi="Arial" w:cs="Arial"/>
              </w:rPr>
              <w:t>Date of Birth</w:t>
            </w:r>
          </w:p>
          <w:p w14:paraId="2B61F94C" w14:textId="2592A5AB" w:rsidR="00CF3079" w:rsidRPr="007579A5" w:rsidRDefault="00F15F00">
            <w:pPr>
              <w:rPr>
                <w:rFonts w:ascii="Arial" w:hAnsi="Arial" w:cs="Arial"/>
              </w:rPr>
            </w:pPr>
            <w:r w:rsidRPr="00F15F00">
              <w:rPr>
                <w:rFonts w:ascii="Arial" w:hAnsi="Arial" w:cs="Arial"/>
                <w:lang w:val="en-GB"/>
              </w:rPr>
              <w:t>02-07-2013</w:t>
            </w:r>
          </w:p>
        </w:tc>
        <w:tc>
          <w:tcPr>
            <w:tcW w:w="3544" w:type="dxa"/>
          </w:tcPr>
          <w:p w14:paraId="2E82CE93" w14:textId="77777777" w:rsidR="007579A5" w:rsidRDefault="007579A5">
            <w:pPr>
              <w:rPr>
                <w:rFonts w:ascii="Arial" w:hAnsi="Arial" w:cs="Arial"/>
              </w:rPr>
            </w:pPr>
            <w:r w:rsidRPr="007579A5">
              <w:rPr>
                <w:rFonts w:ascii="Arial" w:hAnsi="Arial" w:cs="Arial"/>
              </w:rPr>
              <w:t>Gender</w:t>
            </w:r>
          </w:p>
          <w:p w14:paraId="68A5A9C1" w14:textId="724AB5FC" w:rsidR="00593324" w:rsidRPr="007579A5" w:rsidRDefault="00F15F00">
            <w:pPr>
              <w:rPr>
                <w:rFonts w:ascii="Arial" w:hAnsi="Arial" w:cs="Arial"/>
              </w:rPr>
            </w:pPr>
            <w:r>
              <w:rPr>
                <w:rFonts w:ascii="Arial" w:hAnsi="Arial" w:cs="Arial"/>
              </w:rPr>
              <w:t>male</w:t>
            </w:r>
          </w:p>
        </w:tc>
        <w:tc>
          <w:tcPr>
            <w:tcW w:w="3544" w:type="dxa"/>
          </w:tcPr>
          <w:p w14:paraId="677BCD01" w14:textId="0DE0E17E" w:rsidR="007579A5" w:rsidRDefault="007579A5">
            <w:pPr>
              <w:rPr>
                <w:rFonts w:ascii="Arial" w:hAnsi="Arial" w:cs="Arial"/>
              </w:rPr>
            </w:pPr>
            <w:r w:rsidRPr="007579A5">
              <w:rPr>
                <w:rFonts w:ascii="Arial" w:hAnsi="Arial" w:cs="Arial"/>
              </w:rPr>
              <w:t>Current school/</w:t>
            </w:r>
            <w:r w:rsidR="00103F25">
              <w:rPr>
                <w:rFonts w:ascii="Arial" w:hAnsi="Arial" w:cs="Arial"/>
              </w:rPr>
              <w:t xml:space="preserve">educational </w:t>
            </w:r>
            <w:r w:rsidRPr="007579A5">
              <w:rPr>
                <w:rFonts w:ascii="Arial" w:hAnsi="Arial" w:cs="Arial"/>
              </w:rPr>
              <w:t>setting</w:t>
            </w:r>
          </w:p>
          <w:p w14:paraId="366E4674" w14:textId="66F7AB9D" w:rsidR="00593324" w:rsidRPr="007579A5" w:rsidRDefault="00593324">
            <w:pPr>
              <w:rPr>
                <w:rFonts w:ascii="Arial" w:hAnsi="Arial" w:cs="Arial"/>
              </w:rPr>
            </w:pPr>
            <w:r>
              <w:rPr>
                <w:rFonts w:ascii="Arial" w:hAnsi="Arial" w:cs="Arial"/>
              </w:rPr>
              <w:t>Tameside Alternative Provision Academy</w:t>
            </w:r>
          </w:p>
        </w:tc>
      </w:tr>
      <w:tr w:rsidR="007579A5" w14:paraId="059317AF" w14:textId="77777777" w:rsidTr="007579A5">
        <w:tc>
          <w:tcPr>
            <w:tcW w:w="3543" w:type="dxa"/>
          </w:tcPr>
          <w:p w14:paraId="4F083853" w14:textId="77777777" w:rsidR="007579A5" w:rsidRDefault="007579A5">
            <w:pPr>
              <w:rPr>
                <w:rFonts w:ascii="Arial" w:hAnsi="Arial" w:cs="Arial"/>
              </w:rPr>
            </w:pPr>
            <w:r w:rsidRPr="007579A5">
              <w:rPr>
                <w:rFonts w:ascii="Arial" w:hAnsi="Arial" w:cs="Arial"/>
              </w:rPr>
              <w:t>Name of Referrer</w:t>
            </w:r>
          </w:p>
          <w:p w14:paraId="0965ACC9" w14:textId="59101C03" w:rsidR="007579A5" w:rsidRDefault="00593324">
            <w:pPr>
              <w:rPr>
                <w:rFonts w:ascii="Arial" w:hAnsi="Arial" w:cs="Arial"/>
              </w:rPr>
            </w:pPr>
            <w:r>
              <w:rPr>
                <w:rFonts w:ascii="Arial" w:hAnsi="Arial" w:cs="Arial"/>
              </w:rPr>
              <w:t>S Connor</w:t>
            </w:r>
          </w:p>
          <w:p w14:paraId="1CA24C53" w14:textId="77777777" w:rsidR="007579A5" w:rsidRPr="007579A5" w:rsidRDefault="007579A5">
            <w:pPr>
              <w:rPr>
                <w:rFonts w:ascii="Arial" w:hAnsi="Arial" w:cs="Arial"/>
              </w:rPr>
            </w:pPr>
          </w:p>
        </w:tc>
        <w:tc>
          <w:tcPr>
            <w:tcW w:w="3543" w:type="dxa"/>
          </w:tcPr>
          <w:p w14:paraId="1FD5862B" w14:textId="77777777" w:rsidR="007579A5" w:rsidRDefault="007579A5">
            <w:pPr>
              <w:rPr>
                <w:rFonts w:ascii="Arial" w:hAnsi="Arial" w:cs="Arial"/>
              </w:rPr>
            </w:pPr>
            <w:r w:rsidRPr="007579A5">
              <w:rPr>
                <w:rFonts w:ascii="Arial" w:hAnsi="Arial" w:cs="Arial"/>
              </w:rPr>
              <w:t>Role of Referrer</w:t>
            </w:r>
          </w:p>
          <w:p w14:paraId="1956D390" w14:textId="71FE482B" w:rsidR="00593324" w:rsidRPr="007579A5" w:rsidRDefault="00593324">
            <w:pPr>
              <w:rPr>
                <w:rFonts w:ascii="Arial" w:hAnsi="Arial" w:cs="Arial"/>
              </w:rPr>
            </w:pPr>
            <w:r>
              <w:rPr>
                <w:rFonts w:ascii="Arial" w:hAnsi="Arial" w:cs="Arial"/>
              </w:rPr>
              <w:t>SENCO</w:t>
            </w:r>
          </w:p>
        </w:tc>
        <w:tc>
          <w:tcPr>
            <w:tcW w:w="3544" w:type="dxa"/>
          </w:tcPr>
          <w:p w14:paraId="43BD9445" w14:textId="77777777" w:rsidR="007579A5" w:rsidRDefault="007579A5">
            <w:pPr>
              <w:rPr>
                <w:rFonts w:ascii="Arial" w:hAnsi="Arial" w:cs="Arial"/>
              </w:rPr>
            </w:pPr>
            <w:r>
              <w:rPr>
                <w:rFonts w:ascii="Arial" w:hAnsi="Arial" w:cs="Arial"/>
              </w:rPr>
              <w:t xml:space="preserve">Referrer - </w:t>
            </w:r>
            <w:r w:rsidRPr="007579A5">
              <w:rPr>
                <w:rFonts w:ascii="Arial" w:hAnsi="Arial" w:cs="Arial"/>
              </w:rPr>
              <w:t>Contact Details</w:t>
            </w:r>
          </w:p>
          <w:p w14:paraId="32FEF2C3" w14:textId="73D34FDB" w:rsidR="00593324" w:rsidRPr="007579A5" w:rsidRDefault="00593324">
            <w:pPr>
              <w:rPr>
                <w:rFonts w:ascii="Arial" w:hAnsi="Arial" w:cs="Arial"/>
              </w:rPr>
            </w:pPr>
            <w:r>
              <w:rPr>
                <w:rFonts w:ascii="Arial" w:hAnsi="Arial" w:cs="Arial"/>
              </w:rPr>
              <w:t>s.connor@acttapa.com</w:t>
            </w:r>
          </w:p>
        </w:tc>
        <w:tc>
          <w:tcPr>
            <w:tcW w:w="3544" w:type="dxa"/>
          </w:tcPr>
          <w:p w14:paraId="79B3E632" w14:textId="77777777" w:rsidR="007579A5" w:rsidRDefault="007579A5"/>
        </w:tc>
      </w:tr>
    </w:tbl>
    <w:p w14:paraId="77005070" w14:textId="77777777" w:rsidR="007579A5" w:rsidRPr="00A4038C" w:rsidRDefault="007579A5">
      <w:pPr>
        <w:rPr>
          <w:sz w:val="12"/>
          <w:szCs w:val="12"/>
        </w:rPr>
      </w:pPr>
    </w:p>
    <w:tbl>
      <w:tblPr>
        <w:tblStyle w:val="TableGrid"/>
        <w:tblW w:w="0" w:type="auto"/>
        <w:tblLook w:val="04A0" w:firstRow="1" w:lastRow="0" w:firstColumn="1" w:lastColumn="0" w:noHBand="0" w:noVBand="1"/>
      </w:tblPr>
      <w:tblGrid>
        <w:gridCol w:w="4130"/>
        <w:gridCol w:w="1394"/>
        <w:gridCol w:w="1404"/>
        <w:gridCol w:w="417"/>
        <w:gridCol w:w="3774"/>
        <w:gridCol w:w="1530"/>
        <w:gridCol w:w="1299"/>
      </w:tblGrid>
      <w:tr w:rsidR="00664A80" w14:paraId="6797696B" w14:textId="77777777" w:rsidTr="00AA5E38">
        <w:tc>
          <w:tcPr>
            <w:tcW w:w="6928" w:type="dxa"/>
            <w:gridSpan w:val="3"/>
            <w:tcBorders>
              <w:top w:val="single" w:sz="4" w:space="0" w:color="auto"/>
            </w:tcBorders>
          </w:tcPr>
          <w:p w14:paraId="621ADDE9" w14:textId="77777777" w:rsidR="00664A80" w:rsidRPr="007579A5" w:rsidRDefault="00664A80">
            <w:pPr>
              <w:rPr>
                <w:rFonts w:ascii="Arial" w:hAnsi="Arial" w:cs="Arial"/>
                <w:b/>
              </w:rPr>
            </w:pPr>
            <w:r w:rsidRPr="007579A5">
              <w:rPr>
                <w:rFonts w:ascii="Arial" w:hAnsi="Arial" w:cs="Arial"/>
                <w:b/>
              </w:rPr>
              <w:t>Essential Evidence – packs will be returned if these documents are not enclosed</w:t>
            </w:r>
          </w:p>
        </w:tc>
        <w:tc>
          <w:tcPr>
            <w:tcW w:w="417" w:type="dxa"/>
            <w:tcBorders>
              <w:top w:val="nil"/>
              <w:bottom w:val="nil"/>
            </w:tcBorders>
          </w:tcPr>
          <w:p w14:paraId="3BC00BFC" w14:textId="77777777" w:rsidR="00664A80" w:rsidRPr="007579A5" w:rsidRDefault="00664A80">
            <w:pPr>
              <w:rPr>
                <w:rFonts w:ascii="Arial" w:hAnsi="Arial" w:cs="Arial"/>
              </w:rPr>
            </w:pPr>
          </w:p>
        </w:tc>
        <w:tc>
          <w:tcPr>
            <w:tcW w:w="6603" w:type="dxa"/>
            <w:gridSpan w:val="3"/>
          </w:tcPr>
          <w:p w14:paraId="5198A24E" w14:textId="77777777" w:rsidR="00664A80" w:rsidRPr="00102F90" w:rsidRDefault="00664A80">
            <w:pPr>
              <w:rPr>
                <w:rFonts w:ascii="Arial" w:hAnsi="Arial" w:cs="Arial"/>
                <w:b/>
              </w:rPr>
            </w:pPr>
            <w:r w:rsidRPr="00102F90">
              <w:rPr>
                <w:rFonts w:ascii="Arial" w:hAnsi="Arial" w:cs="Arial"/>
                <w:b/>
              </w:rPr>
              <w:t>Additional Evidence – detail any further information included to support the application</w:t>
            </w:r>
          </w:p>
        </w:tc>
      </w:tr>
      <w:tr w:rsidR="007579A5" w14:paraId="6B946EB9" w14:textId="77777777" w:rsidTr="00AA5E38">
        <w:tc>
          <w:tcPr>
            <w:tcW w:w="4130" w:type="dxa"/>
          </w:tcPr>
          <w:p w14:paraId="36B41AF8" w14:textId="77777777" w:rsidR="007579A5" w:rsidRPr="007579A5" w:rsidRDefault="007579A5" w:rsidP="007579A5">
            <w:pPr>
              <w:jc w:val="center"/>
              <w:rPr>
                <w:rFonts w:ascii="Arial" w:hAnsi="Arial" w:cs="Arial"/>
              </w:rPr>
            </w:pPr>
            <w:r>
              <w:rPr>
                <w:rFonts w:ascii="Arial" w:hAnsi="Arial" w:cs="Arial"/>
              </w:rPr>
              <w:t>Document/Report</w:t>
            </w:r>
          </w:p>
        </w:tc>
        <w:tc>
          <w:tcPr>
            <w:tcW w:w="1394" w:type="dxa"/>
          </w:tcPr>
          <w:p w14:paraId="367B618E" w14:textId="77777777" w:rsidR="007579A5" w:rsidRPr="007579A5" w:rsidRDefault="007579A5" w:rsidP="007579A5">
            <w:pPr>
              <w:jc w:val="center"/>
              <w:rPr>
                <w:rFonts w:ascii="Arial" w:hAnsi="Arial" w:cs="Arial"/>
              </w:rPr>
            </w:pPr>
            <w:r>
              <w:rPr>
                <w:rFonts w:ascii="Arial" w:hAnsi="Arial" w:cs="Arial"/>
              </w:rPr>
              <w:t>Date/s</w:t>
            </w:r>
          </w:p>
        </w:tc>
        <w:tc>
          <w:tcPr>
            <w:tcW w:w="1404" w:type="dxa"/>
          </w:tcPr>
          <w:p w14:paraId="365A46AC" w14:textId="77777777" w:rsidR="007579A5" w:rsidRDefault="007579A5" w:rsidP="007579A5">
            <w:pPr>
              <w:jc w:val="center"/>
              <w:rPr>
                <w:rFonts w:ascii="Arial" w:hAnsi="Arial" w:cs="Arial"/>
              </w:rPr>
            </w:pPr>
            <w:r>
              <w:rPr>
                <w:rFonts w:ascii="Arial" w:hAnsi="Arial" w:cs="Arial"/>
              </w:rPr>
              <w:t>Included?</w:t>
            </w:r>
          </w:p>
          <w:p w14:paraId="40561644" w14:textId="77777777" w:rsidR="007579A5" w:rsidRPr="007579A5" w:rsidRDefault="007579A5" w:rsidP="007579A5">
            <w:pPr>
              <w:jc w:val="center"/>
              <w:rPr>
                <w:rFonts w:ascii="Arial" w:hAnsi="Arial" w:cs="Arial"/>
              </w:rPr>
            </w:pPr>
            <w:r>
              <w:rPr>
                <w:rFonts w:ascii="Arial" w:hAnsi="Arial" w:cs="Arial"/>
              </w:rPr>
              <w:t>(Tick)</w:t>
            </w:r>
          </w:p>
        </w:tc>
        <w:tc>
          <w:tcPr>
            <w:tcW w:w="417" w:type="dxa"/>
            <w:tcBorders>
              <w:top w:val="nil"/>
              <w:bottom w:val="nil"/>
            </w:tcBorders>
          </w:tcPr>
          <w:p w14:paraId="41A10A1E" w14:textId="77777777" w:rsidR="007579A5" w:rsidRPr="007579A5" w:rsidRDefault="007579A5">
            <w:pPr>
              <w:rPr>
                <w:rFonts w:ascii="Arial" w:hAnsi="Arial" w:cs="Arial"/>
              </w:rPr>
            </w:pPr>
          </w:p>
        </w:tc>
        <w:tc>
          <w:tcPr>
            <w:tcW w:w="3774" w:type="dxa"/>
          </w:tcPr>
          <w:p w14:paraId="5A0DEB73" w14:textId="77777777" w:rsidR="007579A5" w:rsidRPr="007579A5" w:rsidRDefault="007579A5" w:rsidP="001E3FB2">
            <w:pPr>
              <w:jc w:val="center"/>
              <w:rPr>
                <w:rFonts w:ascii="Arial" w:hAnsi="Arial" w:cs="Arial"/>
              </w:rPr>
            </w:pPr>
            <w:r>
              <w:rPr>
                <w:rFonts w:ascii="Arial" w:hAnsi="Arial" w:cs="Arial"/>
              </w:rPr>
              <w:t>Document/Report</w:t>
            </w:r>
          </w:p>
        </w:tc>
        <w:tc>
          <w:tcPr>
            <w:tcW w:w="1530" w:type="dxa"/>
          </w:tcPr>
          <w:p w14:paraId="630E90B6" w14:textId="77777777" w:rsidR="007579A5" w:rsidRPr="007579A5" w:rsidRDefault="007579A5" w:rsidP="001E3FB2">
            <w:pPr>
              <w:jc w:val="center"/>
              <w:rPr>
                <w:rFonts w:ascii="Arial" w:hAnsi="Arial" w:cs="Arial"/>
              </w:rPr>
            </w:pPr>
            <w:r>
              <w:rPr>
                <w:rFonts w:ascii="Arial" w:hAnsi="Arial" w:cs="Arial"/>
              </w:rPr>
              <w:t>Date/s</w:t>
            </w:r>
          </w:p>
        </w:tc>
        <w:tc>
          <w:tcPr>
            <w:tcW w:w="1299" w:type="dxa"/>
          </w:tcPr>
          <w:p w14:paraId="40D29293" w14:textId="77777777" w:rsidR="007579A5" w:rsidRDefault="007579A5" w:rsidP="001E3FB2">
            <w:pPr>
              <w:jc w:val="center"/>
              <w:rPr>
                <w:rFonts w:ascii="Arial" w:hAnsi="Arial" w:cs="Arial"/>
              </w:rPr>
            </w:pPr>
            <w:r>
              <w:rPr>
                <w:rFonts w:ascii="Arial" w:hAnsi="Arial" w:cs="Arial"/>
              </w:rPr>
              <w:t>Included?</w:t>
            </w:r>
          </w:p>
          <w:p w14:paraId="694DDFED" w14:textId="77777777" w:rsidR="007579A5" w:rsidRPr="007579A5" w:rsidRDefault="007579A5" w:rsidP="001E3FB2">
            <w:pPr>
              <w:jc w:val="center"/>
              <w:rPr>
                <w:rFonts w:ascii="Arial" w:hAnsi="Arial" w:cs="Arial"/>
              </w:rPr>
            </w:pPr>
            <w:r>
              <w:rPr>
                <w:rFonts w:ascii="Arial" w:hAnsi="Arial" w:cs="Arial"/>
              </w:rPr>
              <w:t>(Tick)</w:t>
            </w:r>
          </w:p>
        </w:tc>
      </w:tr>
      <w:tr w:rsidR="007579A5" w14:paraId="0484E67A" w14:textId="77777777" w:rsidTr="00AA5E38">
        <w:tc>
          <w:tcPr>
            <w:tcW w:w="4130" w:type="dxa"/>
          </w:tcPr>
          <w:p w14:paraId="38689110" w14:textId="77777777" w:rsidR="007579A5" w:rsidRPr="00664A80" w:rsidRDefault="007579A5">
            <w:pPr>
              <w:rPr>
                <w:rFonts w:ascii="Arial" w:hAnsi="Arial" w:cs="Arial"/>
                <w:b/>
              </w:rPr>
            </w:pPr>
            <w:r w:rsidRPr="00664A80">
              <w:rPr>
                <w:rFonts w:ascii="Arial" w:hAnsi="Arial" w:cs="Arial"/>
                <w:b/>
              </w:rPr>
              <w:t>Completed referral form</w:t>
            </w:r>
            <w:r w:rsidR="00FC5BB3">
              <w:rPr>
                <w:rFonts w:ascii="Arial" w:hAnsi="Arial" w:cs="Arial"/>
                <w:b/>
              </w:rPr>
              <w:t xml:space="preserve"> – signature </w:t>
            </w:r>
          </w:p>
        </w:tc>
        <w:tc>
          <w:tcPr>
            <w:tcW w:w="1394" w:type="dxa"/>
          </w:tcPr>
          <w:p w14:paraId="1E91F558" w14:textId="77777777" w:rsidR="007579A5" w:rsidRPr="007579A5" w:rsidRDefault="007579A5">
            <w:pPr>
              <w:rPr>
                <w:rFonts w:ascii="Arial" w:hAnsi="Arial" w:cs="Arial"/>
              </w:rPr>
            </w:pPr>
          </w:p>
        </w:tc>
        <w:tc>
          <w:tcPr>
            <w:tcW w:w="1404" w:type="dxa"/>
          </w:tcPr>
          <w:p w14:paraId="607E0556" w14:textId="5109C02A" w:rsidR="007579A5" w:rsidRPr="007579A5" w:rsidRDefault="00AA5E38">
            <w:pPr>
              <w:rPr>
                <w:rFonts w:ascii="Arial" w:hAnsi="Arial" w:cs="Arial"/>
              </w:rPr>
            </w:pPr>
            <w:r>
              <w:rPr>
                <w:rFonts w:ascii="Arial" w:hAnsi="Arial" w:cs="Arial"/>
              </w:rPr>
              <w:t>√</w:t>
            </w:r>
          </w:p>
        </w:tc>
        <w:tc>
          <w:tcPr>
            <w:tcW w:w="417" w:type="dxa"/>
            <w:tcBorders>
              <w:top w:val="nil"/>
              <w:bottom w:val="nil"/>
            </w:tcBorders>
          </w:tcPr>
          <w:p w14:paraId="5D9FA24F" w14:textId="77777777" w:rsidR="007579A5" w:rsidRPr="007579A5" w:rsidRDefault="007579A5">
            <w:pPr>
              <w:rPr>
                <w:rFonts w:ascii="Arial" w:hAnsi="Arial" w:cs="Arial"/>
              </w:rPr>
            </w:pPr>
          </w:p>
        </w:tc>
        <w:tc>
          <w:tcPr>
            <w:tcW w:w="3774" w:type="dxa"/>
          </w:tcPr>
          <w:p w14:paraId="5022AA62" w14:textId="77777777" w:rsidR="007579A5" w:rsidRPr="007579A5" w:rsidRDefault="005F049A">
            <w:pPr>
              <w:rPr>
                <w:rFonts w:ascii="Arial" w:hAnsi="Arial" w:cs="Arial"/>
              </w:rPr>
            </w:pPr>
            <w:r w:rsidRPr="005F049A">
              <w:rPr>
                <w:rFonts w:ascii="Arial" w:hAnsi="Arial" w:cs="Arial"/>
              </w:rPr>
              <w:t xml:space="preserve">Evidence of involvement/consultation with </w:t>
            </w:r>
            <w:r w:rsidRPr="00664A80">
              <w:rPr>
                <w:rFonts w:ascii="Arial" w:hAnsi="Arial" w:cs="Arial"/>
                <w:b/>
              </w:rPr>
              <w:t>Pupil Support Services</w:t>
            </w:r>
          </w:p>
        </w:tc>
        <w:tc>
          <w:tcPr>
            <w:tcW w:w="1530" w:type="dxa"/>
          </w:tcPr>
          <w:p w14:paraId="5CEF4AD7" w14:textId="77777777" w:rsidR="007579A5" w:rsidRPr="007579A5" w:rsidRDefault="007579A5">
            <w:pPr>
              <w:rPr>
                <w:rFonts w:ascii="Arial" w:hAnsi="Arial" w:cs="Arial"/>
              </w:rPr>
            </w:pPr>
          </w:p>
        </w:tc>
        <w:tc>
          <w:tcPr>
            <w:tcW w:w="1299" w:type="dxa"/>
          </w:tcPr>
          <w:p w14:paraId="631700C1" w14:textId="77777777" w:rsidR="007579A5" w:rsidRPr="007579A5" w:rsidRDefault="007579A5">
            <w:pPr>
              <w:rPr>
                <w:rFonts w:ascii="Arial" w:hAnsi="Arial" w:cs="Arial"/>
              </w:rPr>
            </w:pPr>
          </w:p>
        </w:tc>
      </w:tr>
      <w:tr w:rsidR="00AA5E38" w14:paraId="4AB0232B" w14:textId="77777777" w:rsidTr="00AA5E38">
        <w:tc>
          <w:tcPr>
            <w:tcW w:w="4130" w:type="dxa"/>
          </w:tcPr>
          <w:p w14:paraId="798A7B2F" w14:textId="77777777" w:rsidR="00AA5E38" w:rsidRPr="00664A80" w:rsidRDefault="00AA5E38" w:rsidP="00AA5E38">
            <w:pPr>
              <w:rPr>
                <w:rFonts w:ascii="Arial" w:hAnsi="Arial" w:cs="Arial"/>
              </w:rPr>
            </w:pPr>
            <w:r>
              <w:rPr>
                <w:rFonts w:ascii="Arial" w:hAnsi="Arial" w:cs="Arial"/>
                <w:b/>
              </w:rPr>
              <w:t>Education r</w:t>
            </w:r>
            <w:r w:rsidRPr="00664A80">
              <w:rPr>
                <w:rFonts w:ascii="Arial" w:hAnsi="Arial" w:cs="Arial"/>
                <w:b/>
              </w:rPr>
              <w:t>eviews of SEN Support</w:t>
            </w:r>
            <w:r>
              <w:rPr>
                <w:rFonts w:ascii="Arial" w:hAnsi="Arial" w:cs="Arial"/>
              </w:rPr>
              <w:t xml:space="preserve"> – person </w:t>
            </w:r>
            <w:proofErr w:type="spellStart"/>
            <w:r>
              <w:rPr>
                <w:rFonts w:ascii="Arial" w:hAnsi="Arial" w:cs="Arial"/>
              </w:rPr>
              <w:t>centred</w:t>
            </w:r>
            <w:proofErr w:type="spellEnd"/>
            <w:r>
              <w:rPr>
                <w:rFonts w:ascii="Arial" w:hAnsi="Arial" w:cs="Arial"/>
              </w:rPr>
              <w:t xml:space="preserve"> planning of assess, plan, do, review</w:t>
            </w:r>
          </w:p>
          <w:p w14:paraId="50A4A200" w14:textId="77777777" w:rsidR="00AA5E38" w:rsidRPr="007579A5" w:rsidRDefault="00AA5E38" w:rsidP="00AA5E38">
            <w:pPr>
              <w:rPr>
                <w:rFonts w:ascii="Arial" w:hAnsi="Arial" w:cs="Arial"/>
              </w:rPr>
            </w:pPr>
          </w:p>
        </w:tc>
        <w:tc>
          <w:tcPr>
            <w:tcW w:w="1394" w:type="dxa"/>
          </w:tcPr>
          <w:p w14:paraId="56E7B171" w14:textId="77777777" w:rsidR="00AA5E38" w:rsidRPr="007579A5" w:rsidRDefault="00AA5E38" w:rsidP="00AA5E38">
            <w:pPr>
              <w:rPr>
                <w:rFonts w:ascii="Arial" w:hAnsi="Arial" w:cs="Arial"/>
              </w:rPr>
            </w:pPr>
          </w:p>
        </w:tc>
        <w:tc>
          <w:tcPr>
            <w:tcW w:w="1404" w:type="dxa"/>
          </w:tcPr>
          <w:p w14:paraId="118F14EB" w14:textId="363B350C" w:rsidR="00AA5E38" w:rsidRPr="007579A5" w:rsidRDefault="00AA5E38" w:rsidP="00AA5E38">
            <w:pPr>
              <w:rPr>
                <w:rFonts w:ascii="Arial" w:hAnsi="Arial" w:cs="Arial"/>
              </w:rPr>
            </w:pPr>
            <w:r>
              <w:rPr>
                <w:rFonts w:ascii="Arial" w:hAnsi="Arial" w:cs="Arial"/>
              </w:rPr>
              <w:t>√</w:t>
            </w:r>
          </w:p>
        </w:tc>
        <w:tc>
          <w:tcPr>
            <w:tcW w:w="417" w:type="dxa"/>
            <w:tcBorders>
              <w:top w:val="nil"/>
              <w:bottom w:val="nil"/>
            </w:tcBorders>
          </w:tcPr>
          <w:p w14:paraId="39223F2F" w14:textId="77777777" w:rsidR="00AA5E38" w:rsidRPr="007579A5" w:rsidRDefault="00AA5E38" w:rsidP="00AA5E38">
            <w:pPr>
              <w:rPr>
                <w:rFonts w:ascii="Arial" w:hAnsi="Arial" w:cs="Arial"/>
              </w:rPr>
            </w:pPr>
          </w:p>
        </w:tc>
        <w:tc>
          <w:tcPr>
            <w:tcW w:w="3774" w:type="dxa"/>
          </w:tcPr>
          <w:p w14:paraId="71DEB04F" w14:textId="77777777" w:rsidR="00AA5E38" w:rsidRPr="007579A5" w:rsidRDefault="00AA5E38" w:rsidP="00AA5E38">
            <w:pPr>
              <w:rPr>
                <w:rFonts w:ascii="Arial" w:hAnsi="Arial" w:cs="Arial"/>
              </w:rPr>
            </w:pPr>
            <w:r w:rsidRPr="00664A80">
              <w:rPr>
                <w:rFonts w:ascii="Arial" w:hAnsi="Arial" w:cs="Arial"/>
                <w:b/>
              </w:rPr>
              <w:t>Communication Plan</w:t>
            </w:r>
            <w:r w:rsidRPr="00664A80">
              <w:rPr>
                <w:rFonts w:ascii="Arial" w:hAnsi="Arial" w:cs="Arial"/>
              </w:rPr>
              <w:t xml:space="preserve"> – evidence of communications with parents/carers and other agencies</w:t>
            </w:r>
          </w:p>
        </w:tc>
        <w:tc>
          <w:tcPr>
            <w:tcW w:w="1530" w:type="dxa"/>
          </w:tcPr>
          <w:p w14:paraId="071EB66C" w14:textId="77777777" w:rsidR="00AA5E38" w:rsidRPr="007579A5" w:rsidRDefault="00AA5E38" w:rsidP="00AA5E38">
            <w:pPr>
              <w:rPr>
                <w:rFonts w:ascii="Arial" w:hAnsi="Arial" w:cs="Arial"/>
              </w:rPr>
            </w:pPr>
          </w:p>
        </w:tc>
        <w:tc>
          <w:tcPr>
            <w:tcW w:w="1299" w:type="dxa"/>
          </w:tcPr>
          <w:p w14:paraId="4048FA1E" w14:textId="77777777" w:rsidR="00AA5E38" w:rsidRPr="007579A5" w:rsidRDefault="00AA5E38" w:rsidP="00AA5E38">
            <w:pPr>
              <w:rPr>
                <w:rFonts w:ascii="Arial" w:hAnsi="Arial" w:cs="Arial"/>
              </w:rPr>
            </w:pPr>
          </w:p>
        </w:tc>
      </w:tr>
      <w:tr w:rsidR="00AA5E38" w14:paraId="12AABEF3" w14:textId="77777777" w:rsidTr="00AA5E38">
        <w:tc>
          <w:tcPr>
            <w:tcW w:w="4130" w:type="dxa"/>
          </w:tcPr>
          <w:p w14:paraId="62421364" w14:textId="77777777" w:rsidR="00AA5E38" w:rsidRPr="007579A5" w:rsidRDefault="00AA5E38" w:rsidP="00AA5E38">
            <w:pPr>
              <w:rPr>
                <w:rFonts w:ascii="Arial" w:hAnsi="Arial" w:cs="Arial"/>
              </w:rPr>
            </w:pPr>
            <w:r w:rsidRPr="005F049A">
              <w:rPr>
                <w:rFonts w:ascii="Arial" w:hAnsi="Arial" w:cs="Arial"/>
                <w:b/>
              </w:rPr>
              <w:t>Educational Psychology</w:t>
            </w:r>
            <w:r>
              <w:rPr>
                <w:rFonts w:ascii="Arial" w:hAnsi="Arial" w:cs="Arial"/>
                <w:b/>
              </w:rPr>
              <w:t xml:space="preserve"> </w:t>
            </w:r>
            <w:r>
              <w:rPr>
                <w:rFonts w:ascii="Arial" w:hAnsi="Arial" w:cs="Arial"/>
              </w:rPr>
              <w:t>i</w:t>
            </w:r>
            <w:r w:rsidRPr="007579A5">
              <w:rPr>
                <w:rFonts w:ascii="Arial" w:hAnsi="Arial" w:cs="Arial"/>
              </w:rPr>
              <w:t>nvolvement within the last 12 months</w:t>
            </w:r>
          </w:p>
        </w:tc>
        <w:tc>
          <w:tcPr>
            <w:tcW w:w="1394" w:type="dxa"/>
          </w:tcPr>
          <w:p w14:paraId="1BEEDD50" w14:textId="77777777" w:rsidR="00AA5E38" w:rsidRPr="007579A5" w:rsidRDefault="00AA5E38" w:rsidP="00AA5E38">
            <w:pPr>
              <w:rPr>
                <w:rFonts w:ascii="Arial" w:hAnsi="Arial" w:cs="Arial"/>
              </w:rPr>
            </w:pPr>
          </w:p>
        </w:tc>
        <w:tc>
          <w:tcPr>
            <w:tcW w:w="1404" w:type="dxa"/>
          </w:tcPr>
          <w:p w14:paraId="35AD14D0" w14:textId="49C6DB42" w:rsidR="00AA5E38" w:rsidRPr="007579A5" w:rsidRDefault="00AA5E38" w:rsidP="00AA5E38">
            <w:pPr>
              <w:rPr>
                <w:rFonts w:ascii="Arial" w:hAnsi="Arial" w:cs="Arial"/>
              </w:rPr>
            </w:pPr>
            <w:r>
              <w:rPr>
                <w:rFonts w:ascii="Arial" w:hAnsi="Arial" w:cs="Arial"/>
              </w:rPr>
              <w:t>√</w:t>
            </w:r>
          </w:p>
        </w:tc>
        <w:tc>
          <w:tcPr>
            <w:tcW w:w="417" w:type="dxa"/>
            <w:tcBorders>
              <w:top w:val="nil"/>
              <w:bottom w:val="nil"/>
            </w:tcBorders>
          </w:tcPr>
          <w:p w14:paraId="4C0445BB" w14:textId="77777777" w:rsidR="00AA5E38" w:rsidRPr="007579A5" w:rsidRDefault="00AA5E38" w:rsidP="00AA5E38">
            <w:pPr>
              <w:rPr>
                <w:rFonts w:ascii="Arial" w:hAnsi="Arial" w:cs="Arial"/>
              </w:rPr>
            </w:pPr>
          </w:p>
        </w:tc>
        <w:tc>
          <w:tcPr>
            <w:tcW w:w="3774" w:type="dxa"/>
          </w:tcPr>
          <w:p w14:paraId="5AF3EC6D" w14:textId="77777777" w:rsidR="00AA5E38" w:rsidRPr="00664A80" w:rsidRDefault="00AA5E38" w:rsidP="00AA5E38">
            <w:pPr>
              <w:rPr>
                <w:rFonts w:ascii="Arial" w:hAnsi="Arial" w:cs="Arial"/>
              </w:rPr>
            </w:pPr>
            <w:r w:rsidRPr="00664A80">
              <w:rPr>
                <w:rFonts w:ascii="Arial" w:hAnsi="Arial" w:cs="Arial"/>
                <w:b/>
              </w:rPr>
              <w:t>PEP</w:t>
            </w:r>
            <w:r>
              <w:rPr>
                <w:rFonts w:ascii="Arial" w:hAnsi="Arial" w:cs="Arial"/>
              </w:rPr>
              <w:t xml:space="preserve"> for L</w:t>
            </w:r>
            <w:r w:rsidRPr="00664A80">
              <w:rPr>
                <w:rFonts w:ascii="Arial" w:hAnsi="Arial" w:cs="Arial"/>
              </w:rPr>
              <w:t>ooked After Children</w:t>
            </w:r>
          </w:p>
          <w:p w14:paraId="5AC1F51A" w14:textId="77777777" w:rsidR="00AA5E38" w:rsidRPr="007579A5" w:rsidRDefault="00AA5E38" w:rsidP="00AA5E38">
            <w:pPr>
              <w:rPr>
                <w:rFonts w:ascii="Arial" w:hAnsi="Arial" w:cs="Arial"/>
              </w:rPr>
            </w:pPr>
          </w:p>
        </w:tc>
        <w:tc>
          <w:tcPr>
            <w:tcW w:w="1530" w:type="dxa"/>
          </w:tcPr>
          <w:p w14:paraId="5DE4C8AD" w14:textId="77777777" w:rsidR="00AA5E38" w:rsidRPr="007579A5" w:rsidRDefault="00AA5E38" w:rsidP="00AA5E38">
            <w:pPr>
              <w:rPr>
                <w:rFonts w:ascii="Arial" w:hAnsi="Arial" w:cs="Arial"/>
              </w:rPr>
            </w:pPr>
          </w:p>
        </w:tc>
        <w:tc>
          <w:tcPr>
            <w:tcW w:w="1299" w:type="dxa"/>
          </w:tcPr>
          <w:p w14:paraId="2CF373B5" w14:textId="77777777" w:rsidR="00AA5E38" w:rsidRPr="007579A5" w:rsidRDefault="00AA5E38" w:rsidP="00AA5E38">
            <w:pPr>
              <w:rPr>
                <w:rFonts w:ascii="Arial" w:hAnsi="Arial" w:cs="Arial"/>
              </w:rPr>
            </w:pPr>
          </w:p>
        </w:tc>
      </w:tr>
      <w:tr w:rsidR="00AA5E38" w14:paraId="297D0C70" w14:textId="77777777" w:rsidTr="00AA5E38">
        <w:tc>
          <w:tcPr>
            <w:tcW w:w="4130" w:type="dxa"/>
          </w:tcPr>
          <w:p w14:paraId="3B6C1BBD" w14:textId="77777777" w:rsidR="00AA5E38" w:rsidRPr="007579A5" w:rsidRDefault="00AA5E38" w:rsidP="00AA5E38">
            <w:pPr>
              <w:rPr>
                <w:rFonts w:ascii="Arial" w:hAnsi="Arial" w:cs="Arial"/>
              </w:rPr>
            </w:pPr>
            <w:r w:rsidRPr="00664A80">
              <w:rPr>
                <w:rFonts w:ascii="Arial" w:hAnsi="Arial" w:cs="Arial"/>
                <w:b/>
              </w:rPr>
              <w:t>Parent/carer involvement</w:t>
            </w:r>
            <w:r>
              <w:rPr>
                <w:rFonts w:ascii="Arial" w:hAnsi="Arial" w:cs="Arial"/>
              </w:rPr>
              <w:t xml:space="preserve"> with SEN Support including views of the needs of their child and the progress they are making</w:t>
            </w:r>
          </w:p>
        </w:tc>
        <w:tc>
          <w:tcPr>
            <w:tcW w:w="1394" w:type="dxa"/>
          </w:tcPr>
          <w:p w14:paraId="3D70E2A0" w14:textId="77777777" w:rsidR="00AA5E38" w:rsidRPr="007579A5" w:rsidRDefault="00AA5E38" w:rsidP="00AA5E38">
            <w:pPr>
              <w:rPr>
                <w:rFonts w:ascii="Arial" w:hAnsi="Arial" w:cs="Arial"/>
              </w:rPr>
            </w:pPr>
          </w:p>
        </w:tc>
        <w:tc>
          <w:tcPr>
            <w:tcW w:w="1404" w:type="dxa"/>
          </w:tcPr>
          <w:p w14:paraId="2EB2DA1C" w14:textId="572EC6CC" w:rsidR="00AA5E38" w:rsidRPr="007579A5" w:rsidRDefault="00AA5E38" w:rsidP="00AA5E38">
            <w:pPr>
              <w:rPr>
                <w:rFonts w:ascii="Arial" w:hAnsi="Arial" w:cs="Arial"/>
              </w:rPr>
            </w:pPr>
            <w:r>
              <w:rPr>
                <w:rFonts w:ascii="Arial" w:hAnsi="Arial" w:cs="Arial"/>
              </w:rPr>
              <w:t>√</w:t>
            </w:r>
          </w:p>
        </w:tc>
        <w:tc>
          <w:tcPr>
            <w:tcW w:w="417" w:type="dxa"/>
            <w:tcBorders>
              <w:top w:val="nil"/>
              <w:bottom w:val="nil"/>
            </w:tcBorders>
          </w:tcPr>
          <w:p w14:paraId="1E6630AD" w14:textId="77777777" w:rsidR="00AA5E38" w:rsidRPr="007579A5" w:rsidRDefault="00AA5E38" w:rsidP="00AA5E38">
            <w:pPr>
              <w:rPr>
                <w:rFonts w:ascii="Arial" w:hAnsi="Arial" w:cs="Arial"/>
              </w:rPr>
            </w:pPr>
          </w:p>
        </w:tc>
        <w:tc>
          <w:tcPr>
            <w:tcW w:w="3774" w:type="dxa"/>
          </w:tcPr>
          <w:p w14:paraId="516621C8" w14:textId="77777777" w:rsidR="00AA5E38" w:rsidRPr="00664A80" w:rsidRDefault="00AA5E38" w:rsidP="00AA5E38">
            <w:pPr>
              <w:rPr>
                <w:rFonts w:ascii="Arial" w:hAnsi="Arial" w:cs="Arial"/>
              </w:rPr>
            </w:pPr>
            <w:r w:rsidRPr="00664A80">
              <w:rPr>
                <w:rFonts w:ascii="Arial" w:hAnsi="Arial" w:cs="Arial"/>
                <w:b/>
              </w:rPr>
              <w:t>Behaviour Plan</w:t>
            </w:r>
            <w:r w:rsidRPr="00664A80">
              <w:rPr>
                <w:rFonts w:ascii="Arial" w:hAnsi="Arial" w:cs="Arial"/>
              </w:rPr>
              <w:t xml:space="preserve">, including strategies, cues, triggers </w:t>
            </w:r>
            <w:proofErr w:type="spellStart"/>
            <w:r w:rsidRPr="00664A80">
              <w:rPr>
                <w:rFonts w:ascii="Arial" w:hAnsi="Arial" w:cs="Arial"/>
              </w:rPr>
              <w:t>etc</w:t>
            </w:r>
            <w:proofErr w:type="spellEnd"/>
          </w:p>
          <w:p w14:paraId="562AD3B1" w14:textId="77777777" w:rsidR="00AA5E38" w:rsidRPr="00664A80" w:rsidRDefault="00AA5E38" w:rsidP="00AA5E38">
            <w:pPr>
              <w:rPr>
                <w:rFonts w:ascii="Arial" w:hAnsi="Arial" w:cs="Arial"/>
                <w:b/>
              </w:rPr>
            </w:pPr>
          </w:p>
        </w:tc>
        <w:tc>
          <w:tcPr>
            <w:tcW w:w="1530" w:type="dxa"/>
          </w:tcPr>
          <w:p w14:paraId="44080591" w14:textId="77777777" w:rsidR="00AA5E38" w:rsidRPr="007579A5" w:rsidRDefault="00AA5E38" w:rsidP="00AA5E38">
            <w:pPr>
              <w:rPr>
                <w:rFonts w:ascii="Arial" w:hAnsi="Arial" w:cs="Arial"/>
              </w:rPr>
            </w:pPr>
          </w:p>
        </w:tc>
        <w:tc>
          <w:tcPr>
            <w:tcW w:w="1299" w:type="dxa"/>
          </w:tcPr>
          <w:p w14:paraId="02CA6478" w14:textId="77777777" w:rsidR="00AA5E38" w:rsidRPr="007579A5" w:rsidRDefault="00AA5E38" w:rsidP="00AA5E38">
            <w:pPr>
              <w:rPr>
                <w:rFonts w:ascii="Arial" w:hAnsi="Arial" w:cs="Arial"/>
              </w:rPr>
            </w:pPr>
          </w:p>
        </w:tc>
      </w:tr>
      <w:tr w:rsidR="00AA5E38" w14:paraId="2160BB49" w14:textId="77777777" w:rsidTr="00AA5E38">
        <w:tc>
          <w:tcPr>
            <w:tcW w:w="4130" w:type="dxa"/>
          </w:tcPr>
          <w:p w14:paraId="3D52EB0C" w14:textId="77777777" w:rsidR="00AA5E38" w:rsidRPr="007579A5" w:rsidRDefault="00AA5E38" w:rsidP="00AA5E38">
            <w:pPr>
              <w:rPr>
                <w:rFonts w:ascii="Arial" w:hAnsi="Arial" w:cs="Arial"/>
              </w:rPr>
            </w:pPr>
            <w:r w:rsidRPr="00664A80">
              <w:rPr>
                <w:rFonts w:ascii="Arial" w:hAnsi="Arial" w:cs="Arial"/>
                <w:b/>
              </w:rPr>
              <w:t>Child/young person’s views</w:t>
            </w:r>
            <w:r w:rsidRPr="005F049A">
              <w:rPr>
                <w:rFonts w:ascii="Arial" w:hAnsi="Arial" w:cs="Arial"/>
              </w:rPr>
              <w:t xml:space="preserve"> of their needs and the help and support they feel helps and what more they need</w:t>
            </w:r>
          </w:p>
        </w:tc>
        <w:tc>
          <w:tcPr>
            <w:tcW w:w="1394" w:type="dxa"/>
          </w:tcPr>
          <w:p w14:paraId="31100B58" w14:textId="77777777" w:rsidR="00AA5E38" w:rsidRPr="007579A5" w:rsidRDefault="00AA5E38" w:rsidP="00AA5E38">
            <w:pPr>
              <w:rPr>
                <w:rFonts w:ascii="Arial" w:hAnsi="Arial" w:cs="Arial"/>
              </w:rPr>
            </w:pPr>
          </w:p>
        </w:tc>
        <w:tc>
          <w:tcPr>
            <w:tcW w:w="1404" w:type="dxa"/>
          </w:tcPr>
          <w:p w14:paraId="4F8FFC98" w14:textId="0C441E28" w:rsidR="00AA5E38" w:rsidRPr="007579A5" w:rsidRDefault="00AA5E38" w:rsidP="00AA5E38">
            <w:pPr>
              <w:rPr>
                <w:rFonts w:ascii="Arial" w:hAnsi="Arial" w:cs="Arial"/>
              </w:rPr>
            </w:pPr>
            <w:r>
              <w:rPr>
                <w:rFonts w:ascii="Arial" w:hAnsi="Arial" w:cs="Arial"/>
              </w:rPr>
              <w:t>√</w:t>
            </w:r>
          </w:p>
        </w:tc>
        <w:tc>
          <w:tcPr>
            <w:tcW w:w="417" w:type="dxa"/>
            <w:tcBorders>
              <w:top w:val="nil"/>
              <w:bottom w:val="nil"/>
            </w:tcBorders>
          </w:tcPr>
          <w:p w14:paraId="61DA33F3" w14:textId="77777777" w:rsidR="00AA5E38" w:rsidRPr="007579A5" w:rsidRDefault="00AA5E38" w:rsidP="00AA5E38">
            <w:pPr>
              <w:rPr>
                <w:rFonts w:ascii="Arial" w:hAnsi="Arial" w:cs="Arial"/>
              </w:rPr>
            </w:pPr>
          </w:p>
        </w:tc>
        <w:tc>
          <w:tcPr>
            <w:tcW w:w="3774" w:type="dxa"/>
          </w:tcPr>
          <w:p w14:paraId="0B07DE3A" w14:textId="77777777" w:rsidR="00AA5E38" w:rsidRPr="00664A80" w:rsidRDefault="00AA5E38" w:rsidP="00AA5E38">
            <w:pPr>
              <w:rPr>
                <w:rFonts w:ascii="Arial" w:hAnsi="Arial" w:cs="Arial"/>
                <w:b/>
              </w:rPr>
            </w:pPr>
            <w:r w:rsidRPr="00664A80">
              <w:rPr>
                <w:rFonts w:ascii="Arial" w:hAnsi="Arial" w:cs="Arial"/>
                <w:b/>
              </w:rPr>
              <w:t>Health Care plan</w:t>
            </w:r>
          </w:p>
          <w:p w14:paraId="47E50E98" w14:textId="77777777" w:rsidR="00AA5E38" w:rsidRPr="007579A5" w:rsidRDefault="00AA5E38" w:rsidP="00AA5E38">
            <w:pPr>
              <w:rPr>
                <w:rFonts w:ascii="Arial" w:hAnsi="Arial" w:cs="Arial"/>
              </w:rPr>
            </w:pPr>
          </w:p>
        </w:tc>
        <w:tc>
          <w:tcPr>
            <w:tcW w:w="1530" w:type="dxa"/>
          </w:tcPr>
          <w:p w14:paraId="396DA78C" w14:textId="77777777" w:rsidR="00AA5E38" w:rsidRPr="007579A5" w:rsidRDefault="00AA5E38" w:rsidP="00AA5E38">
            <w:pPr>
              <w:rPr>
                <w:rFonts w:ascii="Arial" w:hAnsi="Arial" w:cs="Arial"/>
              </w:rPr>
            </w:pPr>
          </w:p>
        </w:tc>
        <w:tc>
          <w:tcPr>
            <w:tcW w:w="1299" w:type="dxa"/>
          </w:tcPr>
          <w:p w14:paraId="3EC186E4" w14:textId="77777777" w:rsidR="00AA5E38" w:rsidRPr="007579A5" w:rsidRDefault="00AA5E38" w:rsidP="00AA5E38">
            <w:pPr>
              <w:rPr>
                <w:rFonts w:ascii="Arial" w:hAnsi="Arial" w:cs="Arial"/>
              </w:rPr>
            </w:pPr>
          </w:p>
        </w:tc>
      </w:tr>
      <w:tr w:rsidR="00AA5E38" w14:paraId="35100E9C" w14:textId="77777777" w:rsidTr="00AA5E38">
        <w:trPr>
          <w:trHeight w:val="239"/>
        </w:trPr>
        <w:tc>
          <w:tcPr>
            <w:tcW w:w="4130" w:type="dxa"/>
          </w:tcPr>
          <w:p w14:paraId="16FDACEC" w14:textId="77777777" w:rsidR="00AA5E38" w:rsidRPr="007579A5" w:rsidRDefault="00AA5E38" w:rsidP="00AA5E38">
            <w:pPr>
              <w:rPr>
                <w:rFonts w:ascii="Arial" w:hAnsi="Arial" w:cs="Arial"/>
              </w:rPr>
            </w:pPr>
            <w:r w:rsidRPr="005F049A">
              <w:rPr>
                <w:rFonts w:ascii="Arial" w:hAnsi="Arial" w:cs="Arial"/>
                <w:b/>
              </w:rPr>
              <w:t>Attendance record</w:t>
            </w:r>
            <w:r>
              <w:rPr>
                <w:rFonts w:ascii="Arial" w:hAnsi="Arial" w:cs="Arial"/>
              </w:rPr>
              <w:t xml:space="preserve"> for last 12 months</w:t>
            </w:r>
          </w:p>
        </w:tc>
        <w:tc>
          <w:tcPr>
            <w:tcW w:w="1394" w:type="dxa"/>
          </w:tcPr>
          <w:p w14:paraId="1CDFA590" w14:textId="77777777" w:rsidR="00AA5E38" w:rsidRPr="007579A5" w:rsidRDefault="00AA5E38" w:rsidP="00AA5E38">
            <w:pPr>
              <w:rPr>
                <w:rFonts w:ascii="Arial" w:hAnsi="Arial" w:cs="Arial"/>
              </w:rPr>
            </w:pPr>
          </w:p>
        </w:tc>
        <w:tc>
          <w:tcPr>
            <w:tcW w:w="1404" w:type="dxa"/>
          </w:tcPr>
          <w:p w14:paraId="4ADF5842" w14:textId="7D8177D9" w:rsidR="00AA5E38" w:rsidRPr="007579A5" w:rsidRDefault="00AA5E38" w:rsidP="00AA5E38">
            <w:pPr>
              <w:rPr>
                <w:rFonts w:ascii="Arial" w:hAnsi="Arial" w:cs="Arial"/>
              </w:rPr>
            </w:pPr>
            <w:r>
              <w:rPr>
                <w:rFonts w:ascii="Arial" w:hAnsi="Arial" w:cs="Arial"/>
              </w:rPr>
              <w:t>√</w:t>
            </w:r>
          </w:p>
        </w:tc>
        <w:tc>
          <w:tcPr>
            <w:tcW w:w="417" w:type="dxa"/>
            <w:tcBorders>
              <w:top w:val="nil"/>
              <w:bottom w:val="nil"/>
            </w:tcBorders>
          </w:tcPr>
          <w:p w14:paraId="7549B8BC" w14:textId="6ED3C5DE" w:rsidR="00AA5E38" w:rsidRPr="007579A5" w:rsidRDefault="00AA5E38" w:rsidP="00AA5E38">
            <w:pPr>
              <w:rPr>
                <w:rFonts w:ascii="Arial" w:hAnsi="Arial" w:cs="Arial"/>
              </w:rPr>
            </w:pPr>
          </w:p>
        </w:tc>
        <w:tc>
          <w:tcPr>
            <w:tcW w:w="3774" w:type="dxa"/>
          </w:tcPr>
          <w:p w14:paraId="2840FF8E" w14:textId="77777777" w:rsidR="00AA5E38" w:rsidRPr="00664A80" w:rsidRDefault="00AA5E38" w:rsidP="00AA5E38">
            <w:pPr>
              <w:rPr>
                <w:rFonts w:ascii="Arial" w:hAnsi="Arial" w:cs="Arial"/>
                <w:b/>
              </w:rPr>
            </w:pPr>
            <w:r>
              <w:rPr>
                <w:rFonts w:ascii="Arial" w:hAnsi="Arial" w:cs="Arial"/>
                <w:b/>
              </w:rPr>
              <w:t>Risk Assessment</w:t>
            </w:r>
          </w:p>
        </w:tc>
        <w:tc>
          <w:tcPr>
            <w:tcW w:w="1530" w:type="dxa"/>
          </w:tcPr>
          <w:p w14:paraId="6098BCC8" w14:textId="77777777" w:rsidR="00AA5E38" w:rsidRPr="007579A5" w:rsidRDefault="00AA5E38" w:rsidP="00AA5E38">
            <w:pPr>
              <w:rPr>
                <w:rFonts w:ascii="Arial" w:hAnsi="Arial" w:cs="Arial"/>
              </w:rPr>
            </w:pPr>
          </w:p>
        </w:tc>
        <w:tc>
          <w:tcPr>
            <w:tcW w:w="1299" w:type="dxa"/>
          </w:tcPr>
          <w:p w14:paraId="5E8F2876" w14:textId="77777777" w:rsidR="00AA5E38" w:rsidRPr="007579A5" w:rsidRDefault="00AA5E38" w:rsidP="00AA5E38">
            <w:pPr>
              <w:rPr>
                <w:rFonts w:ascii="Arial" w:hAnsi="Arial" w:cs="Arial"/>
              </w:rPr>
            </w:pPr>
          </w:p>
        </w:tc>
      </w:tr>
      <w:tr w:rsidR="00AA5E38" w14:paraId="6B01DBEA" w14:textId="77777777" w:rsidTr="00AA5E38">
        <w:tc>
          <w:tcPr>
            <w:tcW w:w="4130" w:type="dxa"/>
          </w:tcPr>
          <w:p w14:paraId="440D450C" w14:textId="77777777" w:rsidR="00AA5E38" w:rsidRPr="007579A5" w:rsidRDefault="00AA5E38" w:rsidP="00AA5E38">
            <w:pPr>
              <w:rPr>
                <w:rFonts w:ascii="Arial" w:hAnsi="Arial" w:cs="Arial"/>
              </w:rPr>
            </w:pPr>
            <w:r w:rsidRPr="005F049A">
              <w:rPr>
                <w:rFonts w:ascii="Arial" w:hAnsi="Arial" w:cs="Arial"/>
                <w:b/>
              </w:rPr>
              <w:t>Provision Map</w:t>
            </w:r>
            <w:r w:rsidRPr="005F049A">
              <w:rPr>
                <w:rFonts w:ascii="Arial" w:hAnsi="Arial" w:cs="Arial"/>
              </w:rPr>
              <w:t xml:space="preserve"> </w:t>
            </w:r>
            <w:r>
              <w:rPr>
                <w:rFonts w:ascii="Arial" w:hAnsi="Arial" w:cs="Arial"/>
              </w:rPr>
              <w:t xml:space="preserve">costed </w:t>
            </w:r>
          </w:p>
        </w:tc>
        <w:tc>
          <w:tcPr>
            <w:tcW w:w="1394" w:type="dxa"/>
          </w:tcPr>
          <w:p w14:paraId="4C1EB70C" w14:textId="77777777" w:rsidR="00AA5E38" w:rsidRPr="007579A5" w:rsidRDefault="00AA5E38" w:rsidP="00AA5E38">
            <w:pPr>
              <w:rPr>
                <w:rFonts w:ascii="Arial" w:hAnsi="Arial" w:cs="Arial"/>
              </w:rPr>
            </w:pPr>
          </w:p>
        </w:tc>
        <w:tc>
          <w:tcPr>
            <w:tcW w:w="1404" w:type="dxa"/>
          </w:tcPr>
          <w:p w14:paraId="51613175" w14:textId="3615D981" w:rsidR="00AA5E38" w:rsidRPr="007579A5" w:rsidRDefault="00AA5E38" w:rsidP="00AA5E38">
            <w:pPr>
              <w:rPr>
                <w:rFonts w:ascii="Arial" w:hAnsi="Arial" w:cs="Arial"/>
              </w:rPr>
            </w:pPr>
            <w:r>
              <w:rPr>
                <w:rFonts w:ascii="Arial" w:hAnsi="Arial" w:cs="Arial"/>
              </w:rPr>
              <w:t>√</w:t>
            </w:r>
          </w:p>
        </w:tc>
        <w:tc>
          <w:tcPr>
            <w:tcW w:w="417" w:type="dxa"/>
            <w:tcBorders>
              <w:top w:val="nil"/>
              <w:bottom w:val="nil"/>
            </w:tcBorders>
          </w:tcPr>
          <w:p w14:paraId="18B33723" w14:textId="77777777" w:rsidR="00AA5E38" w:rsidRPr="007579A5" w:rsidRDefault="00AA5E38" w:rsidP="00AA5E38">
            <w:pPr>
              <w:rPr>
                <w:rFonts w:ascii="Arial" w:hAnsi="Arial" w:cs="Arial"/>
              </w:rPr>
            </w:pPr>
          </w:p>
        </w:tc>
        <w:tc>
          <w:tcPr>
            <w:tcW w:w="3774" w:type="dxa"/>
          </w:tcPr>
          <w:p w14:paraId="2E570731" w14:textId="77777777" w:rsidR="00AA5E38" w:rsidRPr="00664A80" w:rsidRDefault="00AA5E38" w:rsidP="00AA5E38">
            <w:pPr>
              <w:rPr>
                <w:rFonts w:ascii="Arial" w:hAnsi="Arial" w:cs="Arial"/>
                <w:b/>
              </w:rPr>
            </w:pPr>
            <w:r>
              <w:rPr>
                <w:rFonts w:ascii="Arial" w:hAnsi="Arial" w:cs="Arial"/>
                <w:b/>
              </w:rPr>
              <w:t>Child in Need Plan</w:t>
            </w:r>
          </w:p>
        </w:tc>
        <w:tc>
          <w:tcPr>
            <w:tcW w:w="1530" w:type="dxa"/>
          </w:tcPr>
          <w:p w14:paraId="5BBBB598" w14:textId="77777777" w:rsidR="00AA5E38" w:rsidRPr="007579A5" w:rsidRDefault="00AA5E38" w:rsidP="00AA5E38">
            <w:pPr>
              <w:rPr>
                <w:rFonts w:ascii="Arial" w:hAnsi="Arial" w:cs="Arial"/>
              </w:rPr>
            </w:pPr>
          </w:p>
        </w:tc>
        <w:tc>
          <w:tcPr>
            <w:tcW w:w="1299" w:type="dxa"/>
          </w:tcPr>
          <w:p w14:paraId="4B327D68" w14:textId="77777777" w:rsidR="00AA5E38" w:rsidRPr="007579A5" w:rsidRDefault="00AA5E38" w:rsidP="00AA5E38">
            <w:pPr>
              <w:rPr>
                <w:rFonts w:ascii="Arial" w:hAnsi="Arial" w:cs="Arial"/>
              </w:rPr>
            </w:pPr>
          </w:p>
        </w:tc>
      </w:tr>
      <w:tr w:rsidR="00AA5E38" w14:paraId="02AE780A" w14:textId="77777777" w:rsidTr="00AA5E38">
        <w:tc>
          <w:tcPr>
            <w:tcW w:w="4130" w:type="dxa"/>
          </w:tcPr>
          <w:p w14:paraId="415E97BE" w14:textId="77777777" w:rsidR="00AA5E38" w:rsidRPr="007579A5" w:rsidRDefault="00AA5E38" w:rsidP="00AA5E38">
            <w:pPr>
              <w:rPr>
                <w:rFonts w:ascii="Arial" w:hAnsi="Arial" w:cs="Arial"/>
              </w:rPr>
            </w:pPr>
            <w:r w:rsidRPr="005F049A">
              <w:rPr>
                <w:rFonts w:ascii="Arial" w:hAnsi="Arial" w:cs="Arial"/>
                <w:b/>
              </w:rPr>
              <w:t>Timetable</w:t>
            </w:r>
            <w:r w:rsidRPr="005F049A">
              <w:rPr>
                <w:rFonts w:ascii="Arial" w:hAnsi="Arial" w:cs="Arial"/>
              </w:rPr>
              <w:t xml:space="preserve"> </w:t>
            </w:r>
          </w:p>
        </w:tc>
        <w:tc>
          <w:tcPr>
            <w:tcW w:w="1394" w:type="dxa"/>
          </w:tcPr>
          <w:p w14:paraId="64F0380D" w14:textId="77777777" w:rsidR="00AA5E38" w:rsidRPr="007579A5" w:rsidRDefault="00AA5E38" w:rsidP="00AA5E38">
            <w:pPr>
              <w:rPr>
                <w:rFonts w:ascii="Arial" w:hAnsi="Arial" w:cs="Arial"/>
              </w:rPr>
            </w:pPr>
          </w:p>
        </w:tc>
        <w:tc>
          <w:tcPr>
            <w:tcW w:w="1404" w:type="dxa"/>
          </w:tcPr>
          <w:p w14:paraId="6EA3375E" w14:textId="0D651CA0" w:rsidR="00AA5E38" w:rsidRPr="007579A5" w:rsidRDefault="00AA5E38" w:rsidP="00AA5E38">
            <w:pPr>
              <w:rPr>
                <w:rFonts w:ascii="Arial" w:hAnsi="Arial" w:cs="Arial"/>
              </w:rPr>
            </w:pPr>
            <w:r>
              <w:rPr>
                <w:rFonts w:ascii="Arial" w:hAnsi="Arial" w:cs="Arial"/>
              </w:rPr>
              <w:t>√</w:t>
            </w:r>
          </w:p>
        </w:tc>
        <w:tc>
          <w:tcPr>
            <w:tcW w:w="417" w:type="dxa"/>
            <w:tcBorders>
              <w:top w:val="nil"/>
              <w:bottom w:val="nil"/>
            </w:tcBorders>
          </w:tcPr>
          <w:p w14:paraId="068FF987" w14:textId="77777777" w:rsidR="00AA5E38" w:rsidRPr="007579A5" w:rsidRDefault="00AA5E38" w:rsidP="00AA5E38">
            <w:pPr>
              <w:rPr>
                <w:rFonts w:ascii="Arial" w:hAnsi="Arial" w:cs="Arial"/>
              </w:rPr>
            </w:pPr>
          </w:p>
        </w:tc>
        <w:tc>
          <w:tcPr>
            <w:tcW w:w="3774" w:type="dxa"/>
          </w:tcPr>
          <w:p w14:paraId="5C646491" w14:textId="77777777" w:rsidR="00AA5E38" w:rsidRPr="007579A5" w:rsidRDefault="00AA5E38" w:rsidP="00AA5E38">
            <w:pPr>
              <w:rPr>
                <w:rFonts w:ascii="Arial" w:hAnsi="Arial" w:cs="Arial"/>
              </w:rPr>
            </w:pPr>
          </w:p>
        </w:tc>
        <w:tc>
          <w:tcPr>
            <w:tcW w:w="1530" w:type="dxa"/>
          </w:tcPr>
          <w:p w14:paraId="1272F52E" w14:textId="77777777" w:rsidR="00AA5E38" w:rsidRPr="007579A5" w:rsidRDefault="00AA5E38" w:rsidP="00AA5E38">
            <w:pPr>
              <w:rPr>
                <w:rFonts w:ascii="Arial" w:hAnsi="Arial" w:cs="Arial"/>
              </w:rPr>
            </w:pPr>
          </w:p>
        </w:tc>
        <w:tc>
          <w:tcPr>
            <w:tcW w:w="1299" w:type="dxa"/>
          </w:tcPr>
          <w:p w14:paraId="5F34ABC4" w14:textId="77777777" w:rsidR="00AA5E38" w:rsidRPr="007579A5" w:rsidRDefault="00AA5E38" w:rsidP="00AA5E38">
            <w:pPr>
              <w:rPr>
                <w:rFonts w:ascii="Arial" w:hAnsi="Arial" w:cs="Arial"/>
              </w:rPr>
            </w:pPr>
          </w:p>
        </w:tc>
      </w:tr>
      <w:tr w:rsidR="00AA5E38" w14:paraId="6D6BED70" w14:textId="77777777" w:rsidTr="00AA5E38">
        <w:tc>
          <w:tcPr>
            <w:tcW w:w="4130" w:type="dxa"/>
          </w:tcPr>
          <w:p w14:paraId="7A3FD871" w14:textId="77777777" w:rsidR="00AA5E38" w:rsidRPr="005F049A" w:rsidRDefault="00AA5E38" w:rsidP="00AA5E38">
            <w:pPr>
              <w:rPr>
                <w:rFonts w:ascii="Arial" w:hAnsi="Arial" w:cs="Arial"/>
                <w:b/>
              </w:rPr>
            </w:pPr>
            <w:r>
              <w:rPr>
                <w:rFonts w:ascii="Arial" w:hAnsi="Arial" w:cs="Arial"/>
                <w:b/>
              </w:rPr>
              <w:t xml:space="preserve">QCA </w:t>
            </w:r>
            <w:proofErr w:type="spellStart"/>
            <w:r>
              <w:rPr>
                <w:rFonts w:ascii="Arial" w:hAnsi="Arial" w:cs="Arial"/>
                <w:b/>
              </w:rPr>
              <w:t>Behaviour</w:t>
            </w:r>
            <w:proofErr w:type="spellEnd"/>
            <w:r>
              <w:rPr>
                <w:rFonts w:ascii="Arial" w:hAnsi="Arial" w:cs="Arial"/>
                <w:b/>
              </w:rPr>
              <w:t xml:space="preserve"> Scales</w:t>
            </w:r>
          </w:p>
        </w:tc>
        <w:tc>
          <w:tcPr>
            <w:tcW w:w="1394" w:type="dxa"/>
          </w:tcPr>
          <w:p w14:paraId="7E5F6BD3" w14:textId="77777777" w:rsidR="00AA5E38" w:rsidRPr="007579A5" w:rsidRDefault="00AA5E38" w:rsidP="00AA5E38">
            <w:pPr>
              <w:rPr>
                <w:rFonts w:ascii="Arial" w:hAnsi="Arial" w:cs="Arial"/>
              </w:rPr>
            </w:pPr>
          </w:p>
        </w:tc>
        <w:tc>
          <w:tcPr>
            <w:tcW w:w="1404" w:type="dxa"/>
          </w:tcPr>
          <w:p w14:paraId="2DB8697A" w14:textId="2EE76B43" w:rsidR="00AA5E38" w:rsidRPr="007579A5" w:rsidRDefault="00AA5E38" w:rsidP="00AA5E38">
            <w:pPr>
              <w:rPr>
                <w:rFonts w:ascii="Arial" w:hAnsi="Arial" w:cs="Arial"/>
              </w:rPr>
            </w:pPr>
            <w:r>
              <w:rPr>
                <w:rFonts w:ascii="Arial" w:hAnsi="Arial" w:cs="Arial"/>
              </w:rPr>
              <w:t>√</w:t>
            </w:r>
          </w:p>
        </w:tc>
        <w:tc>
          <w:tcPr>
            <w:tcW w:w="417" w:type="dxa"/>
            <w:tcBorders>
              <w:top w:val="nil"/>
              <w:bottom w:val="nil"/>
            </w:tcBorders>
          </w:tcPr>
          <w:p w14:paraId="16B32F7C" w14:textId="77777777" w:rsidR="00AA5E38" w:rsidRPr="007579A5" w:rsidRDefault="00AA5E38" w:rsidP="00AA5E38">
            <w:pPr>
              <w:rPr>
                <w:rFonts w:ascii="Arial" w:hAnsi="Arial" w:cs="Arial"/>
              </w:rPr>
            </w:pPr>
          </w:p>
        </w:tc>
        <w:tc>
          <w:tcPr>
            <w:tcW w:w="3774" w:type="dxa"/>
          </w:tcPr>
          <w:p w14:paraId="73316A6E" w14:textId="77777777" w:rsidR="00AA5E38" w:rsidRPr="007579A5" w:rsidRDefault="00AA5E38" w:rsidP="00AA5E38">
            <w:pPr>
              <w:rPr>
                <w:rFonts w:ascii="Arial" w:hAnsi="Arial" w:cs="Arial"/>
              </w:rPr>
            </w:pPr>
          </w:p>
        </w:tc>
        <w:tc>
          <w:tcPr>
            <w:tcW w:w="1530" w:type="dxa"/>
          </w:tcPr>
          <w:p w14:paraId="49CCFB9E" w14:textId="77777777" w:rsidR="00AA5E38" w:rsidRPr="007579A5" w:rsidRDefault="00AA5E38" w:rsidP="00AA5E38">
            <w:pPr>
              <w:rPr>
                <w:rFonts w:ascii="Arial" w:hAnsi="Arial" w:cs="Arial"/>
              </w:rPr>
            </w:pPr>
          </w:p>
        </w:tc>
        <w:tc>
          <w:tcPr>
            <w:tcW w:w="1299" w:type="dxa"/>
          </w:tcPr>
          <w:p w14:paraId="57DDA767" w14:textId="77777777" w:rsidR="00AA5E38" w:rsidRPr="007579A5" w:rsidRDefault="00AA5E38" w:rsidP="00AA5E38">
            <w:pPr>
              <w:rPr>
                <w:rFonts w:ascii="Arial" w:hAnsi="Arial" w:cs="Arial"/>
              </w:rPr>
            </w:pPr>
          </w:p>
        </w:tc>
      </w:tr>
      <w:tr w:rsidR="00AA5E38" w14:paraId="100B025C" w14:textId="77777777" w:rsidTr="00AA5E38">
        <w:tc>
          <w:tcPr>
            <w:tcW w:w="4130" w:type="dxa"/>
          </w:tcPr>
          <w:p w14:paraId="6080C56A" w14:textId="77777777" w:rsidR="00AA5E38" w:rsidRPr="005F049A" w:rsidRDefault="00AA5E38" w:rsidP="00AA5E38">
            <w:pPr>
              <w:rPr>
                <w:rFonts w:ascii="Arial" w:hAnsi="Arial" w:cs="Arial"/>
                <w:b/>
              </w:rPr>
            </w:pPr>
            <w:r>
              <w:rPr>
                <w:rFonts w:ascii="Arial" w:hAnsi="Arial" w:cs="Arial"/>
                <w:b/>
              </w:rPr>
              <w:t xml:space="preserve">Common Assessment Framework and 6 months of reviews </w:t>
            </w:r>
            <w:r w:rsidRPr="005F049A">
              <w:rPr>
                <w:rFonts w:ascii="Arial" w:hAnsi="Arial" w:cs="Arial"/>
              </w:rPr>
              <w:t>(</w:t>
            </w:r>
            <w:r>
              <w:rPr>
                <w:rFonts w:ascii="Arial" w:hAnsi="Arial" w:cs="Arial"/>
              </w:rPr>
              <w:t xml:space="preserve">only </w:t>
            </w:r>
            <w:r w:rsidRPr="005F049A">
              <w:rPr>
                <w:rFonts w:ascii="Arial" w:hAnsi="Arial" w:cs="Arial"/>
              </w:rPr>
              <w:t xml:space="preserve">if </w:t>
            </w:r>
            <w:r w:rsidRPr="00102F90">
              <w:rPr>
                <w:rFonts w:ascii="Arial" w:hAnsi="Arial" w:cs="Arial"/>
                <w:b/>
              </w:rPr>
              <w:t>already</w:t>
            </w:r>
            <w:r w:rsidRPr="00102F90">
              <w:rPr>
                <w:rFonts w:ascii="Arial" w:hAnsi="Arial" w:cs="Arial"/>
              </w:rPr>
              <w:t xml:space="preserve"> in place)</w:t>
            </w:r>
          </w:p>
        </w:tc>
        <w:tc>
          <w:tcPr>
            <w:tcW w:w="1394" w:type="dxa"/>
          </w:tcPr>
          <w:p w14:paraId="47226AB8" w14:textId="77777777" w:rsidR="00AA5E38" w:rsidRPr="007579A5" w:rsidRDefault="00AA5E38" w:rsidP="00AA5E38">
            <w:pPr>
              <w:rPr>
                <w:rFonts w:ascii="Arial" w:hAnsi="Arial" w:cs="Arial"/>
              </w:rPr>
            </w:pPr>
          </w:p>
        </w:tc>
        <w:tc>
          <w:tcPr>
            <w:tcW w:w="1404" w:type="dxa"/>
          </w:tcPr>
          <w:p w14:paraId="0E64EE50" w14:textId="77777777" w:rsidR="00AA5E38" w:rsidRPr="007579A5" w:rsidRDefault="00AA5E38" w:rsidP="00AA5E38">
            <w:pPr>
              <w:rPr>
                <w:rFonts w:ascii="Arial" w:hAnsi="Arial" w:cs="Arial"/>
              </w:rPr>
            </w:pPr>
          </w:p>
        </w:tc>
        <w:tc>
          <w:tcPr>
            <w:tcW w:w="417" w:type="dxa"/>
            <w:tcBorders>
              <w:top w:val="nil"/>
              <w:bottom w:val="nil"/>
            </w:tcBorders>
          </w:tcPr>
          <w:p w14:paraId="511721E4" w14:textId="77777777" w:rsidR="00AA5E38" w:rsidRPr="007579A5" w:rsidRDefault="00AA5E38" w:rsidP="00AA5E38">
            <w:pPr>
              <w:rPr>
                <w:rFonts w:ascii="Arial" w:hAnsi="Arial" w:cs="Arial"/>
              </w:rPr>
            </w:pPr>
          </w:p>
        </w:tc>
        <w:tc>
          <w:tcPr>
            <w:tcW w:w="3774" w:type="dxa"/>
          </w:tcPr>
          <w:p w14:paraId="7F7C15D2" w14:textId="77777777" w:rsidR="00AA5E38" w:rsidRPr="007579A5" w:rsidRDefault="00AA5E38" w:rsidP="00AA5E38">
            <w:pPr>
              <w:rPr>
                <w:rFonts w:ascii="Arial" w:hAnsi="Arial" w:cs="Arial"/>
              </w:rPr>
            </w:pPr>
          </w:p>
        </w:tc>
        <w:tc>
          <w:tcPr>
            <w:tcW w:w="1530" w:type="dxa"/>
          </w:tcPr>
          <w:p w14:paraId="565E0C01" w14:textId="77777777" w:rsidR="00AA5E38" w:rsidRPr="007579A5" w:rsidRDefault="00AA5E38" w:rsidP="00AA5E38">
            <w:pPr>
              <w:rPr>
                <w:rFonts w:ascii="Arial" w:hAnsi="Arial" w:cs="Arial"/>
              </w:rPr>
            </w:pPr>
          </w:p>
        </w:tc>
        <w:tc>
          <w:tcPr>
            <w:tcW w:w="1299" w:type="dxa"/>
          </w:tcPr>
          <w:p w14:paraId="70FF5FCC" w14:textId="77777777" w:rsidR="00AA5E38" w:rsidRPr="007579A5" w:rsidRDefault="00AA5E38" w:rsidP="00AA5E38">
            <w:pPr>
              <w:rPr>
                <w:rFonts w:ascii="Arial" w:hAnsi="Arial" w:cs="Arial"/>
              </w:rPr>
            </w:pPr>
          </w:p>
        </w:tc>
      </w:tr>
      <w:tr w:rsidR="00AA5E38" w14:paraId="12720401" w14:textId="77777777" w:rsidTr="00AA5E38">
        <w:tc>
          <w:tcPr>
            <w:tcW w:w="4130" w:type="dxa"/>
          </w:tcPr>
          <w:p w14:paraId="1166309B" w14:textId="77777777" w:rsidR="00AA5E38" w:rsidRPr="00664A80" w:rsidRDefault="00AA5E38" w:rsidP="00AA5E38">
            <w:pPr>
              <w:rPr>
                <w:rFonts w:ascii="Arial" w:hAnsi="Arial" w:cs="Arial"/>
              </w:rPr>
            </w:pPr>
            <w:r w:rsidRPr="00664A80">
              <w:rPr>
                <w:rFonts w:ascii="Arial" w:hAnsi="Arial" w:cs="Arial"/>
                <w:b/>
              </w:rPr>
              <w:t xml:space="preserve">Reports from other </w:t>
            </w:r>
            <w:proofErr w:type="gramStart"/>
            <w:r w:rsidRPr="00664A80">
              <w:rPr>
                <w:rFonts w:ascii="Arial" w:hAnsi="Arial" w:cs="Arial"/>
                <w:b/>
              </w:rPr>
              <w:t>professionals</w:t>
            </w:r>
            <w:proofErr w:type="gramEnd"/>
            <w:r w:rsidRPr="00664A80">
              <w:rPr>
                <w:rFonts w:ascii="Arial" w:hAnsi="Arial" w:cs="Arial"/>
              </w:rPr>
              <w:t xml:space="preserve"> school</w:t>
            </w:r>
            <w:r>
              <w:rPr>
                <w:rFonts w:ascii="Arial" w:hAnsi="Arial" w:cs="Arial"/>
              </w:rPr>
              <w:t>/educational setting</w:t>
            </w:r>
            <w:r w:rsidRPr="00664A80">
              <w:rPr>
                <w:rFonts w:ascii="Arial" w:hAnsi="Arial" w:cs="Arial"/>
              </w:rPr>
              <w:t xml:space="preserve"> is aware </w:t>
            </w:r>
            <w:proofErr w:type="gramStart"/>
            <w:r w:rsidRPr="00664A80">
              <w:rPr>
                <w:rFonts w:ascii="Arial" w:hAnsi="Arial" w:cs="Arial"/>
              </w:rPr>
              <w:t>have involvement</w:t>
            </w:r>
            <w:proofErr w:type="gramEnd"/>
            <w:r w:rsidRPr="00664A80">
              <w:rPr>
                <w:rFonts w:ascii="Arial" w:hAnsi="Arial" w:cs="Arial"/>
              </w:rPr>
              <w:t xml:space="preserve"> with the child/young person/family</w:t>
            </w:r>
          </w:p>
          <w:p w14:paraId="18637218" w14:textId="77777777" w:rsidR="00AA5E38" w:rsidRPr="00102F90" w:rsidRDefault="00AA5E38" w:rsidP="00AA5E38">
            <w:pPr>
              <w:rPr>
                <w:rFonts w:ascii="Arial" w:hAnsi="Arial" w:cs="Arial"/>
              </w:rPr>
            </w:pPr>
            <w:r>
              <w:rPr>
                <w:rFonts w:ascii="Arial" w:hAnsi="Arial" w:cs="Arial"/>
              </w:rPr>
              <w:t>Please list these here</w:t>
            </w:r>
          </w:p>
        </w:tc>
        <w:tc>
          <w:tcPr>
            <w:tcW w:w="1394" w:type="dxa"/>
          </w:tcPr>
          <w:p w14:paraId="3A1CB6A5" w14:textId="77777777" w:rsidR="00AA5E38" w:rsidRPr="007579A5" w:rsidRDefault="00AA5E38" w:rsidP="00AA5E38">
            <w:pPr>
              <w:rPr>
                <w:rFonts w:ascii="Arial" w:hAnsi="Arial" w:cs="Arial"/>
              </w:rPr>
            </w:pPr>
          </w:p>
        </w:tc>
        <w:tc>
          <w:tcPr>
            <w:tcW w:w="1404" w:type="dxa"/>
          </w:tcPr>
          <w:p w14:paraId="7A97AD0F" w14:textId="0DFA9E48" w:rsidR="00AA5E38" w:rsidRPr="007579A5" w:rsidRDefault="00AA5E38" w:rsidP="00AA5E38">
            <w:pPr>
              <w:rPr>
                <w:rFonts w:ascii="Arial" w:hAnsi="Arial" w:cs="Arial"/>
              </w:rPr>
            </w:pPr>
            <w:r>
              <w:rPr>
                <w:rFonts w:ascii="Arial" w:hAnsi="Arial" w:cs="Arial"/>
              </w:rPr>
              <w:t>√</w:t>
            </w:r>
          </w:p>
        </w:tc>
        <w:tc>
          <w:tcPr>
            <w:tcW w:w="417" w:type="dxa"/>
            <w:tcBorders>
              <w:top w:val="nil"/>
              <w:bottom w:val="nil"/>
            </w:tcBorders>
          </w:tcPr>
          <w:p w14:paraId="27D6FF7A" w14:textId="77777777" w:rsidR="00AA5E38" w:rsidRPr="007579A5" w:rsidRDefault="00AA5E38" w:rsidP="00AA5E38">
            <w:pPr>
              <w:rPr>
                <w:rFonts w:ascii="Arial" w:hAnsi="Arial" w:cs="Arial"/>
              </w:rPr>
            </w:pPr>
          </w:p>
        </w:tc>
        <w:tc>
          <w:tcPr>
            <w:tcW w:w="3774" w:type="dxa"/>
          </w:tcPr>
          <w:p w14:paraId="7E13BBDD" w14:textId="77777777" w:rsidR="00AA5E38" w:rsidRPr="007579A5" w:rsidRDefault="00AA5E38" w:rsidP="00AA5E38">
            <w:pPr>
              <w:rPr>
                <w:rFonts w:ascii="Arial" w:hAnsi="Arial" w:cs="Arial"/>
              </w:rPr>
            </w:pPr>
          </w:p>
        </w:tc>
        <w:tc>
          <w:tcPr>
            <w:tcW w:w="1530" w:type="dxa"/>
          </w:tcPr>
          <w:p w14:paraId="561B179A" w14:textId="77777777" w:rsidR="00AA5E38" w:rsidRPr="007579A5" w:rsidRDefault="00AA5E38" w:rsidP="00AA5E38">
            <w:pPr>
              <w:rPr>
                <w:rFonts w:ascii="Arial" w:hAnsi="Arial" w:cs="Arial"/>
              </w:rPr>
            </w:pPr>
          </w:p>
        </w:tc>
        <w:tc>
          <w:tcPr>
            <w:tcW w:w="1299" w:type="dxa"/>
          </w:tcPr>
          <w:p w14:paraId="686554C5" w14:textId="77777777" w:rsidR="00AA5E38" w:rsidRPr="007579A5" w:rsidRDefault="00AA5E38" w:rsidP="00AA5E38">
            <w:pPr>
              <w:rPr>
                <w:rFonts w:ascii="Arial" w:hAnsi="Arial" w:cs="Arial"/>
              </w:rPr>
            </w:pPr>
          </w:p>
        </w:tc>
      </w:tr>
    </w:tbl>
    <w:p w14:paraId="3B104632" w14:textId="77777777" w:rsidR="00A4038C" w:rsidRDefault="00A4038C" w:rsidP="008426C7">
      <w:pPr>
        <w:rPr>
          <w:b/>
        </w:rPr>
      </w:pPr>
    </w:p>
    <w:p w14:paraId="7A61CFF7" w14:textId="77777777" w:rsidR="008426C7" w:rsidRPr="00767B64" w:rsidRDefault="00BA6EC2" w:rsidP="008426C7">
      <w:pPr>
        <w:rPr>
          <w:b/>
        </w:rPr>
      </w:pPr>
      <w:r w:rsidRPr="00767B64">
        <w:rPr>
          <w:b/>
        </w:rPr>
        <w:t>Special Educational Needs Code of Practice July 2014</w:t>
      </w:r>
    </w:p>
    <w:p w14:paraId="157434D6" w14:textId="77777777" w:rsidR="00BA6EC2" w:rsidRPr="00767B64" w:rsidRDefault="00BA6EC2" w:rsidP="00BA6EC2">
      <w:pPr>
        <w:autoSpaceDE w:val="0"/>
        <w:autoSpaceDN w:val="0"/>
        <w:adjustRightInd w:val="0"/>
        <w:spacing w:after="0" w:line="240" w:lineRule="auto"/>
        <w:rPr>
          <w:rFonts w:ascii="ArialMT" w:hAnsi="ArialMT" w:cs="ArialMT"/>
          <w:sz w:val="20"/>
          <w:szCs w:val="20"/>
        </w:rPr>
      </w:pPr>
      <w:r w:rsidRPr="00767B64">
        <w:rPr>
          <w:rFonts w:ascii="ArialMT" w:hAnsi="ArialMT" w:cs="ArialMT"/>
          <w:sz w:val="20"/>
          <w:szCs w:val="20"/>
        </w:rPr>
        <w:t>9.14</w:t>
      </w:r>
    </w:p>
    <w:p w14:paraId="261BC432" w14:textId="77777777" w:rsidR="00BA6EC2" w:rsidRPr="00767B64" w:rsidRDefault="00BA6EC2" w:rsidP="00BA6EC2">
      <w:pPr>
        <w:autoSpaceDE w:val="0"/>
        <w:autoSpaceDN w:val="0"/>
        <w:adjustRightInd w:val="0"/>
        <w:spacing w:after="0" w:line="240" w:lineRule="auto"/>
        <w:rPr>
          <w:rFonts w:ascii="ArialMT" w:hAnsi="ArialMT" w:cs="ArialMT"/>
          <w:sz w:val="20"/>
          <w:szCs w:val="20"/>
        </w:rPr>
      </w:pPr>
      <w:r w:rsidRPr="00767B64">
        <w:rPr>
          <w:rFonts w:ascii="ArialMT" w:hAnsi="ArialMT" w:cs="ArialMT"/>
          <w:sz w:val="20"/>
          <w:szCs w:val="20"/>
        </w:rPr>
        <w:t xml:space="preserve"> In considering whether an EHC needs assessment is necessary, the local authority should consider whether there is evidence that despite the early years provider, school or post-16 institution having taken relevant and purposeful action to identify, assess and meet the special educational needs of the child or young person, the child or young person has not made expected progress. To inform their decision the local authority will need to </w:t>
      </w:r>
      <w:proofErr w:type="gramStart"/>
      <w:r w:rsidRPr="00767B64">
        <w:rPr>
          <w:rFonts w:ascii="ArialMT" w:hAnsi="ArialMT" w:cs="ArialMT"/>
          <w:sz w:val="20"/>
          <w:szCs w:val="20"/>
        </w:rPr>
        <w:t>take into account</w:t>
      </w:r>
      <w:proofErr w:type="gramEnd"/>
      <w:r w:rsidRPr="00767B64">
        <w:rPr>
          <w:rFonts w:ascii="ArialMT" w:hAnsi="ArialMT" w:cs="ArialMT"/>
          <w:sz w:val="20"/>
          <w:szCs w:val="20"/>
        </w:rPr>
        <w:t xml:space="preserve"> a wide range of evidence, and should pay particular attention to:</w:t>
      </w:r>
    </w:p>
    <w:p w14:paraId="12426C76" w14:textId="77777777" w:rsidR="00BA6EC2" w:rsidRPr="00767B64" w:rsidRDefault="00BA6EC2" w:rsidP="00BA6EC2">
      <w:pPr>
        <w:pStyle w:val="ListParagraph"/>
        <w:numPr>
          <w:ilvl w:val="0"/>
          <w:numId w:val="10"/>
        </w:numPr>
        <w:autoSpaceDE w:val="0"/>
        <w:autoSpaceDN w:val="0"/>
        <w:adjustRightInd w:val="0"/>
        <w:spacing w:after="0" w:line="240" w:lineRule="auto"/>
        <w:rPr>
          <w:rFonts w:ascii="ArialMT" w:hAnsi="ArialMT" w:cs="ArialMT"/>
          <w:sz w:val="20"/>
          <w:szCs w:val="20"/>
        </w:rPr>
      </w:pPr>
      <w:r w:rsidRPr="00767B64">
        <w:rPr>
          <w:rFonts w:ascii="ArialMT" w:hAnsi="ArialMT" w:cs="ArialMT"/>
          <w:sz w:val="20"/>
          <w:szCs w:val="20"/>
        </w:rPr>
        <w:t>evidence of the child or young person’s academic attainment (or developmental milestones in younger children) and rate of progress</w:t>
      </w:r>
    </w:p>
    <w:p w14:paraId="1947AA7C" w14:textId="77777777" w:rsidR="00BA6EC2" w:rsidRPr="00767B64" w:rsidRDefault="00BA6EC2" w:rsidP="00BA6EC2">
      <w:pPr>
        <w:pStyle w:val="ListParagraph"/>
        <w:autoSpaceDE w:val="0"/>
        <w:autoSpaceDN w:val="0"/>
        <w:adjustRightInd w:val="0"/>
        <w:spacing w:after="0" w:line="240" w:lineRule="auto"/>
        <w:rPr>
          <w:rFonts w:ascii="ArialMT" w:hAnsi="ArialMT" w:cs="ArialMT"/>
          <w:sz w:val="20"/>
          <w:szCs w:val="20"/>
        </w:rPr>
      </w:pPr>
    </w:p>
    <w:p w14:paraId="6D6412B0" w14:textId="77777777" w:rsidR="00BA6EC2" w:rsidRPr="00767B64" w:rsidRDefault="00BA6EC2" w:rsidP="00BA6EC2">
      <w:pPr>
        <w:pStyle w:val="ListParagraph"/>
        <w:numPr>
          <w:ilvl w:val="0"/>
          <w:numId w:val="10"/>
        </w:numPr>
        <w:autoSpaceDE w:val="0"/>
        <w:autoSpaceDN w:val="0"/>
        <w:adjustRightInd w:val="0"/>
        <w:spacing w:after="0" w:line="240" w:lineRule="auto"/>
        <w:rPr>
          <w:rFonts w:ascii="ArialMT" w:hAnsi="ArialMT" w:cs="ArialMT"/>
          <w:sz w:val="20"/>
          <w:szCs w:val="20"/>
        </w:rPr>
      </w:pPr>
      <w:r w:rsidRPr="00767B64">
        <w:rPr>
          <w:rFonts w:ascii="ArialMT" w:hAnsi="ArialMT" w:cs="ArialMT"/>
          <w:sz w:val="20"/>
          <w:szCs w:val="20"/>
        </w:rPr>
        <w:t>information about the nature, extent and context of the child or young person’s SEN</w:t>
      </w:r>
    </w:p>
    <w:p w14:paraId="332DDA42" w14:textId="77777777" w:rsidR="00BA6EC2" w:rsidRPr="00767B64" w:rsidRDefault="00BA6EC2" w:rsidP="00BA6EC2">
      <w:pPr>
        <w:autoSpaceDE w:val="0"/>
        <w:autoSpaceDN w:val="0"/>
        <w:adjustRightInd w:val="0"/>
        <w:spacing w:after="0" w:line="240" w:lineRule="auto"/>
        <w:rPr>
          <w:rFonts w:ascii="ArialMT" w:hAnsi="ArialMT" w:cs="ArialMT"/>
          <w:sz w:val="20"/>
          <w:szCs w:val="20"/>
        </w:rPr>
      </w:pPr>
    </w:p>
    <w:p w14:paraId="011AD43F" w14:textId="77777777" w:rsidR="00BA6EC2" w:rsidRPr="00767B64" w:rsidRDefault="00BA6EC2" w:rsidP="00BA6EC2">
      <w:pPr>
        <w:pStyle w:val="ListParagraph"/>
        <w:numPr>
          <w:ilvl w:val="0"/>
          <w:numId w:val="10"/>
        </w:numPr>
        <w:autoSpaceDE w:val="0"/>
        <w:autoSpaceDN w:val="0"/>
        <w:adjustRightInd w:val="0"/>
        <w:spacing w:after="0" w:line="240" w:lineRule="auto"/>
        <w:rPr>
          <w:rFonts w:ascii="ArialMT" w:hAnsi="ArialMT" w:cs="ArialMT"/>
          <w:sz w:val="20"/>
          <w:szCs w:val="20"/>
        </w:rPr>
      </w:pPr>
      <w:r w:rsidRPr="00767B64">
        <w:rPr>
          <w:rFonts w:ascii="ArialMT" w:hAnsi="ArialMT" w:cs="ArialMT"/>
          <w:sz w:val="20"/>
          <w:szCs w:val="20"/>
        </w:rPr>
        <w:t xml:space="preserve">evidence of the action already being taken by the early </w:t>
      </w:r>
      <w:proofErr w:type="gramStart"/>
      <w:r w:rsidRPr="00767B64">
        <w:rPr>
          <w:rFonts w:ascii="ArialMT" w:hAnsi="ArialMT" w:cs="ArialMT"/>
          <w:sz w:val="20"/>
          <w:szCs w:val="20"/>
        </w:rPr>
        <w:t>years</w:t>
      </w:r>
      <w:proofErr w:type="gramEnd"/>
      <w:r w:rsidRPr="00767B64">
        <w:rPr>
          <w:rFonts w:ascii="ArialMT" w:hAnsi="ArialMT" w:cs="ArialMT"/>
          <w:sz w:val="20"/>
          <w:szCs w:val="20"/>
        </w:rPr>
        <w:t xml:space="preserve"> provider, school or post-16 institution to meet the child or young person’s SEN</w:t>
      </w:r>
    </w:p>
    <w:p w14:paraId="7D4D2630" w14:textId="77777777" w:rsidR="00BA6EC2" w:rsidRPr="00767B64" w:rsidRDefault="00BA6EC2" w:rsidP="00BA6EC2">
      <w:pPr>
        <w:autoSpaceDE w:val="0"/>
        <w:autoSpaceDN w:val="0"/>
        <w:adjustRightInd w:val="0"/>
        <w:spacing w:after="0" w:line="240" w:lineRule="auto"/>
        <w:rPr>
          <w:rFonts w:ascii="ArialMT" w:hAnsi="ArialMT" w:cs="ArialMT"/>
          <w:sz w:val="20"/>
          <w:szCs w:val="20"/>
        </w:rPr>
      </w:pPr>
    </w:p>
    <w:p w14:paraId="13BEED36" w14:textId="77777777" w:rsidR="00BA6EC2" w:rsidRPr="00767B64" w:rsidRDefault="00BA6EC2" w:rsidP="00BA6EC2">
      <w:pPr>
        <w:pStyle w:val="ListParagraph"/>
        <w:numPr>
          <w:ilvl w:val="0"/>
          <w:numId w:val="10"/>
        </w:numPr>
        <w:autoSpaceDE w:val="0"/>
        <w:autoSpaceDN w:val="0"/>
        <w:adjustRightInd w:val="0"/>
        <w:spacing w:after="0" w:line="240" w:lineRule="auto"/>
        <w:rPr>
          <w:rFonts w:ascii="ArialMT" w:hAnsi="ArialMT" w:cs="ArialMT"/>
          <w:sz w:val="20"/>
          <w:szCs w:val="20"/>
        </w:rPr>
      </w:pPr>
      <w:r w:rsidRPr="00767B64">
        <w:rPr>
          <w:rFonts w:ascii="ArialMT" w:hAnsi="ArialMT" w:cs="ArialMT"/>
          <w:sz w:val="20"/>
          <w:szCs w:val="20"/>
        </w:rPr>
        <w:t>evidence that where progress has been made, it has only been as the result of much additional intervention and support over and above that which is usually provided</w:t>
      </w:r>
    </w:p>
    <w:p w14:paraId="1E9EF3AE" w14:textId="77777777" w:rsidR="00BA6EC2" w:rsidRPr="00767B64" w:rsidRDefault="00BA6EC2" w:rsidP="00BA6EC2">
      <w:pPr>
        <w:autoSpaceDE w:val="0"/>
        <w:autoSpaceDN w:val="0"/>
        <w:adjustRightInd w:val="0"/>
        <w:spacing w:after="0" w:line="240" w:lineRule="auto"/>
        <w:rPr>
          <w:rFonts w:ascii="ArialMT" w:hAnsi="ArialMT" w:cs="ArialMT"/>
          <w:sz w:val="20"/>
          <w:szCs w:val="20"/>
        </w:rPr>
      </w:pPr>
    </w:p>
    <w:p w14:paraId="52F7237D" w14:textId="77777777" w:rsidR="00BA6EC2" w:rsidRPr="00767B64" w:rsidRDefault="00BA6EC2" w:rsidP="00BA6EC2">
      <w:pPr>
        <w:pStyle w:val="ListParagraph"/>
        <w:numPr>
          <w:ilvl w:val="0"/>
          <w:numId w:val="10"/>
        </w:numPr>
        <w:autoSpaceDE w:val="0"/>
        <w:autoSpaceDN w:val="0"/>
        <w:adjustRightInd w:val="0"/>
        <w:spacing w:after="0" w:line="240" w:lineRule="auto"/>
        <w:rPr>
          <w:rFonts w:ascii="ArialMT" w:hAnsi="ArialMT" w:cs="ArialMT"/>
          <w:sz w:val="20"/>
          <w:szCs w:val="20"/>
        </w:rPr>
      </w:pPr>
      <w:r w:rsidRPr="00767B64">
        <w:rPr>
          <w:rFonts w:ascii="ArialMT" w:hAnsi="ArialMT" w:cs="ArialMT"/>
          <w:sz w:val="20"/>
          <w:szCs w:val="20"/>
        </w:rPr>
        <w:t>evidence of the child or young person’s physical, emotional and social development and health needs, drawing on relevant evidence from clinicians and other health professionals and what has been done to meet these by other agencies, and</w:t>
      </w:r>
    </w:p>
    <w:p w14:paraId="6E1964F9" w14:textId="77777777" w:rsidR="00BA6EC2" w:rsidRPr="00767B64" w:rsidRDefault="00BA6EC2" w:rsidP="00BA6EC2">
      <w:pPr>
        <w:autoSpaceDE w:val="0"/>
        <w:autoSpaceDN w:val="0"/>
        <w:adjustRightInd w:val="0"/>
        <w:spacing w:after="0" w:line="240" w:lineRule="auto"/>
        <w:rPr>
          <w:rFonts w:ascii="ArialMT" w:hAnsi="ArialMT" w:cs="ArialMT"/>
          <w:sz w:val="20"/>
          <w:szCs w:val="20"/>
        </w:rPr>
      </w:pPr>
    </w:p>
    <w:p w14:paraId="5F439A3E" w14:textId="77777777" w:rsidR="00692B57" w:rsidRDefault="00BA6EC2" w:rsidP="00692B57">
      <w:pPr>
        <w:pStyle w:val="ListParagraph"/>
        <w:numPr>
          <w:ilvl w:val="0"/>
          <w:numId w:val="10"/>
        </w:numPr>
        <w:autoSpaceDE w:val="0"/>
        <w:autoSpaceDN w:val="0"/>
        <w:adjustRightInd w:val="0"/>
        <w:spacing w:after="0" w:line="240" w:lineRule="auto"/>
        <w:rPr>
          <w:rFonts w:ascii="ArialMT" w:hAnsi="ArialMT" w:cs="ArialMT"/>
          <w:sz w:val="20"/>
          <w:szCs w:val="20"/>
        </w:rPr>
      </w:pPr>
      <w:r w:rsidRPr="00767B64">
        <w:rPr>
          <w:rFonts w:ascii="ArialMT" w:hAnsi="ArialMT" w:cs="ArialMT"/>
          <w:sz w:val="20"/>
          <w:szCs w:val="20"/>
        </w:rPr>
        <w:t xml:space="preserve">where a young person is aged over 18, the local authority </w:t>
      </w:r>
      <w:r w:rsidRPr="00767B64">
        <w:rPr>
          <w:rFonts w:ascii="Arial-BoldMT" w:hAnsi="Arial-BoldMT" w:cs="Arial-BoldMT"/>
          <w:b/>
          <w:bCs/>
          <w:sz w:val="20"/>
          <w:szCs w:val="20"/>
        </w:rPr>
        <w:t xml:space="preserve">must </w:t>
      </w:r>
      <w:r w:rsidRPr="00767B64">
        <w:rPr>
          <w:rFonts w:ascii="ArialMT" w:hAnsi="ArialMT" w:cs="ArialMT"/>
          <w:sz w:val="20"/>
          <w:szCs w:val="20"/>
        </w:rPr>
        <w:t xml:space="preserve">consider whether the young person requires additional time, in comparison to </w:t>
      </w:r>
      <w:proofErr w:type="gramStart"/>
      <w:r w:rsidRPr="00767B64">
        <w:rPr>
          <w:rFonts w:ascii="ArialMT" w:hAnsi="ArialMT" w:cs="ArialMT"/>
          <w:sz w:val="20"/>
          <w:szCs w:val="20"/>
        </w:rPr>
        <w:t>the majority of</w:t>
      </w:r>
      <w:proofErr w:type="gramEnd"/>
      <w:r w:rsidRPr="00767B64">
        <w:rPr>
          <w:rFonts w:ascii="ArialMT" w:hAnsi="ArialMT" w:cs="ArialMT"/>
          <w:sz w:val="20"/>
          <w:szCs w:val="20"/>
        </w:rPr>
        <w:t xml:space="preserve"> others of the same age who do not have special educational needs, to complete their education or training. Remaining in formal education or training should help young people to achieve education and training outcomes, building on what they have learned before and preparing them for adult life.</w:t>
      </w:r>
    </w:p>
    <w:p w14:paraId="3F812B0B" w14:textId="77777777" w:rsidR="00692B57" w:rsidRPr="003F2FD6" w:rsidRDefault="00692B57" w:rsidP="003F2FD6">
      <w:pPr>
        <w:pStyle w:val="ListParagraph"/>
        <w:rPr>
          <w:rFonts w:ascii="ArialMT" w:hAnsi="ArialMT" w:cs="ArialMT"/>
          <w:sz w:val="20"/>
          <w:szCs w:val="20"/>
        </w:rPr>
      </w:pPr>
    </w:p>
    <w:p w14:paraId="595D1BC3" w14:textId="77777777" w:rsidR="00692B57" w:rsidRPr="003F2FD6" w:rsidRDefault="00692B57" w:rsidP="003F2FD6">
      <w:pPr>
        <w:autoSpaceDE w:val="0"/>
        <w:autoSpaceDN w:val="0"/>
        <w:adjustRightInd w:val="0"/>
        <w:spacing w:after="0" w:line="240" w:lineRule="auto"/>
        <w:rPr>
          <w:rFonts w:ascii="ArialMT" w:hAnsi="ArialMT" w:cs="ArialMT"/>
          <w:sz w:val="20"/>
          <w:szCs w:val="20"/>
        </w:rPr>
      </w:pPr>
    </w:p>
    <w:p w14:paraId="63FEEEB7" w14:textId="77777777" w:rsidR="00692B57" w:rsidRPr="003F2FD6" w:rsidRDefault="00692B57" w:rsidP="003F2FD6">
      <w:pPr>
        <w:pStyle w:val="ListParagraph"/>
        <w:rPr>
          <w:rFonts w:ascii="ArialMT" w:hAnsi="ArialMT" w:cs="ArialMT"/>
          <w:sz w:val="20"/>
          <w:szCs w:val="20"/>
        </w:rPr>
      </w:pPr>
    </w:p>
    <w:p w14:paraId="4618CB61" w14:textId="77777777" w:rsidR="00692B57" w:rsidRPr="003F2FD6" w:rsidRDefault="00692B57" w:rsidP="00692B57">
      <w:pPr>
        <w:pStyle w:val="ListParagraph"/>
        <w:numPr>
          <w:ilvl w:val="0"/>
          <w:numId w:val="10"/>
        </w:numPr>
        <w:autoSpaceDE w:val="0"/>
        <w:autoSpaceDN w:val="0"/>
        <w:adjustRightInd w:val="0"/>
        <w:spacing w:after="0" w:line="240" w:lineRule="auto"/>
        <w:rPr>
          <w:rFonts w:ascii="ArialMT" w:hAnsi="ArialMT" w:cs="ArialMT"/>
          <w:b/>
          <w:sz w:val="20"/>
          <w:szCs w:val="20"/>
        </w:rPr>
      </w:pPr>
      <w:r w:rsidRPr="003F2FD6">
        <w:rPr>
          <w:rFonts w:ascii="ArialMT" w:hAnsi="ArialMT" w:cs="ArialMT"/>
          <w:b/>
          <w:sz w:val="20"/>
          <w:szCs w:val="20"/>
        </w:rPr>
        <w:t>Guidance to supp</w:t>
      </w:r>
      <w:r w:rsidR="00845821">
        <w:rPr>
          <w:rFonts w:ascii="ArialMT" w:hAnsi="ArialMT" w:cs="ArialMT"/>
          <w:b/>
          <w:sz w:val="20"/>
          <w:szCs w:val="20"/>
        </w:rPr>
        <w:t>ort completion of this form can be sought by accessing the SEN Support sessions – please contact the SEN Team on 342 4433 to book on to a session</w:t>
      </w:r>
    </w:p>
    <w:p w14:paraId="403F2D77" w14:textId="77777777" w:rsidR="00BA6EC2" w:rsidRDefault="00BA6EC2">
      <w:r>
        <w:br w:type="page"/>
      </w:r>
    </w:p>
    <w:p w14:paraId="52C01747" w14:textId="77777777" w:rsidR="008426C7" w:rsidRPr="00664A80" w:rsidRDefault="008426C7" w:rsidP="008426C7">
      <w:pPr>
        <w:pBdr>
          <w:top w:val="single" w:sz="4" w:space="1" w:color="auto"/>
          <w:left w:val="single" w:sz="4" w:space="1" w:color="auto"/>
          <w:bottom w:val="single" w:sz="4" w:space="1" w:color="auto"/>
          <w:right w:val="single" w:sz="4" w:space="1" w:color="auto"/>
          <w:between w:val="single" w:sz="4" w:space="1" w:color="auto"/>
          <w:bar w:val="single" w:sz="4" w:color="auto"/>
        </w:pBdr>
        <w:rPr>
          <w:b/>
          <w:sz w:val="28"/>
          <w:szCs w:val="28"/>
        </w:rPr>
      </w:pPr>
      <w:r w:rsidRPr="00664A80">
        <w:rPr>
          <w:b/>
          <w:sz w:val="28"/>
          <w:szCs w:val="28"/>
        </w:rPr>
        <w:lastRenderedPageBreak/>
        <w:t>Personal information</w:t>
      </w:r>
    </w:p>
    <w:tbl>
      <w:tblPr>
        <w:tblStyle w:val="TableGrid"/>
        <w:tblW w:w="0" w:type="auto"/>
        <w:tblLook w:val="04A0" w:firstRow="1" w:lastRow="0" w:firstColumn="1" w:lastColumn="0" w:noHBand="0" w:noVBand="1"/>
      </w:tblPr>
      <w:tblGrid>
        <w:gridCol w:w="2793"/>
        <w:gridCol w:w="2784"/>
        <w:gridCol w:w="2792"/>
        <w:gridCol w:w="2787"/>
        <w:gridCol w:w="2792"/>
      </w:tblGrid>
      <w:tr w:rsidR="008426C7" w14:paraId="569F6438" w14:textId="77777777" w:rsidTr="008426C7">
        <w:tc>
          <w:tcPr>
            <w:tcW w:w="2834" w:type="dxa"/>
          </w:tcPr>
          <w:p w14:paraId="46C41677" w14:textId="77777777" w:rsidR="008426C7" w:rsidRDefault="008426C7" w:rsidP="00593324">
            <w:pPr>
              <w:rPr>
                <w:rFonts w:ascii="Arial" w:hAnsi="Arial" w:cs="Arial"/>
              </w:rPr>
            </w:pPr>
            <w:r w:rsidRPr="008426C7">
              <w:rPr>
                <w:rFonts w:ascii="Arial" w:hAnsi="Arial" w:cs="Arial"/>
              </w:rPr>
              <w:t>Name</w:t>
            </w:r>
          </w:p>
          <w:p w14:paraId="65D424CF" w14:textId="13795352" w:rsidR="00170128" w:rsidRPr="008426C7" w:rsidRDefault="00170128" w:rsidP="00593324">
            <w:pPr>
              <w:rPr>
                <w:rFonts w:ascii="Arial" w:hAnsi="Arial" w:cs="Arial"/>
              </w:rPr>
            </w:pPr>
            <w:r>
              <w:rPr>
                <w:rFonts w:ascii="Arial" w:hAnsi="Arial" w:cs="Arial"/>
              </w:rPr>
              <w:t>Oscar Maher</w:t>
            </w:r>
          </w:p>
        </w:tc>
        <w:tc>
          <w:tcPr>
            <w:tcW w:w="2835" w:type="dxa"/>
          </w:tcPr>
          <w:p w14:paraId="28453EDE" w14:textId="77777777" w:rsidR="008426C7" w:rsidRDefault="00C9296D" w:rsidP="008426C7">
            <w:pPr>
              <w:rPr>
                <w:rFonts w:ascii="Arial" w:hAnsi="Arial" w:cs="Arial"/>
              </w:rPr>
            </w:pPr>
            <w:r>
              <w:rPr>
                <w:rFonts w:ascii="Arial" w:hAnsi="Arial" w:cs="Arial"/>
              </w:rPr>
              <w:t>DO</w:t>
            </w:r>
            <w:r w:rsidR="008426C7">
              <w:rPr>
                <w:rFonts w:ascii="Arial" w:hAnsi="Arial" w:cs="Arial"/>
              </w:rPr>
              <w:t>B</w:t>
            </w:r>
          </w:p>
          <w:p w14:paraId="16950D1E" w14:textId="13C90E45" w:rsidR="00593324" w:rsidRPr="008426C7" w:rsidRDefault="00170128" w:rsidP="008426C7">
            <w:pPr>
              <w:rPr>
                <w:rFonts w:ascii="Arial" w:hAnsi="Arial" w:cs="Arial"/>
              </w:rPr>
            </w:pPr>
            <w:r w:rsidRPr="00F15F00">
              <w:rPr>
                <w:rFonts w:ascii="Arial" w:hAnsi="Arial" w:cs="Arial"/>
                <w:lang w:val="en-GB"/>
              </w:rPr>
              <w:t>02-07-2013</w:t>
            </w:r>
          </w:p>
        </w:tc>
        <w:tc>
          <w:tcPr>
            <w:tcW w:w="2835" w:type="dxa"/>
          </w:tcPr>
          <w:p w14:paraId="71A6FE98" w14:textId="77777777" w:rsidR="00593324" w:rsidRDefault="008426C7" w:rsidP="008426C7">
            <w:pPr>
              <w:rPr>
                <w:rFonts w:ascii="Arial" w:hAnsi="Arial" w:cs="Arial"/>
              </w:rPr>
            </w:pPr>
            <w:r>
              <w:rPr>
                <w:rFonts w:ascii="Arial" w:hAnsi="Arial" w:cs="Arial"/>
              </w:rPr>
              <w:t>Gender</w:t>
            </w:r>
          </w:p>
          <w:p w14:paraId="6F24EB4C" w14:textId="7E9589BA" w:rsidR="005A53A5" w:rsidRPr="008426C7" w:rsidRDefault="005A53A5" w:rsidP="008426C7">
            <w:pPr>
              <w:rPr>
                <w:rFonts w:ascii="Arial" w:hAnsi="Arial" w:cs="Arial"/>
              </w:rPr>
            </w:pPr>
            <w:r>
              <w:rPr>
                <w:rFonts w:ascii="Arial" w:hAnsi="Arial" w:cs="Arial"/>
              </w:rPr>
              <w:t>male</w:t>
            </w:r>
          </w:p>
        </w:tc>
        <w:tc>
          <w:tcPr>
            <w:tcW w:w="2835" w:type="dxa"/>
          </w:tcPr>
          <w:p w14:paraId="29E65882" w14:textId="77777777" w:rsidR="008426C7" w:rsidRDefault="008426C7" w:rsidP="008426C7">
            <w:pPr>
              <w:rPr>
                <w:rFonts w:ascii="Arial" w:hAnsi="Arial" w:cs="Arial"/>
              </w:rPr>
            </w:pPr>
            <w:r>
              <w:rPr>
                <w:rFonts w:ascii="Arial" w:hAnsi="Arial" w:cs="Arial"/>
              </w:rPr>
              <w:t>Ethnicity</w:t>
            </w:r>
          </w:p>
          <w:p w14:paraId="7663B3AC" w14:textId="0C50ADB5" w:rsidR="00D97897" w:rsidRPr="008426C7" w:rsidRDefault="005A53A5" w:rsidP="008426C7">
            <w:pPr>
              <w:rPr>
                <w:rFonts w:ascii="Arial" w:hAnsi="Arial" w:cs="Arial"/>
              </w:rPr>
            </w:pPr>
            <w:r>
              <w:rPr>
                <w:rFonts w:ascii="Arial" w:hAnsi="Arial" w:cs="Arial"/>
              </w:rPr>
              <w:t>White British</w:t>
            </w:r>
          </w:p>
        </w:tc>
        <w:tc>
          <w:tcPr>
            <w:tcW w:w="2835" w:type="dxa"/>
          </w:tcPr>
          <w:p w14:paraId="512CE091" w14:textId="77777777" w:rsidR="008426C7" w:rsidRDefault="008426C7" w:rsidP="008426C7">
            <w:pPr>
              <w:rPr>
                <w:rFonts w:ascii="Arial" w:hAnsi="Arial" w:cs="Arial"/>
              </w:rPr>
            </w:pPr>
            <w:r>
              <w:rPr>
                <w:rFonts w:ascii="Arial" w:hAnsi="Arial" w:cs="Arial"/>
              </w:rPr>
              <w:t>Religion</w:t>
            </w:r>
          </w:p>
          <w:p w14:paraId="69F0D16E" w14:textId="7AE13064" w:rsidR="00D97897" w:rsidRPr="008426C7" w:rsidRDefault="00242820" w:rsidP="008426C7">
            <w:pPr>
              <w:rPr>
                <w:rFonts w:ascii="Arial" w:hAnsi="Arial" w:cs="Arial"/>
              </w:rPr>
            </w:pPr>
            <w:r>
              <w:rPr>
                <w:rFonts w:ascii="Arial" w:hAnsi="Arial" w:cs="Arial"/>
              </w:rPr>
              <w:t>none</w:t>
            </w:r>
          </w:p>
        </w:tc>
      </w:tr>
      <w:tr w:rsidR="008426C7" w14:paraId="064EE328" w14:textId="77777777" w:rsidTr="001E3FB2">
        <w:tc>
          <w:tcPr>
            <w:tcW w:w="8504" w:type="dxa"/>
            <w:gridSpan w:val="3"/>
          </w:tcPr>
          <w:p w14:paraId="3BD48A77" w14:textId="77777777" w:rsidR="008426C7" w:rsidRDefault="008426C7" w:rsidP="008426C7">
            <w:pPr>
              <w:rPr>
                <w:rFonts w:ascii="Arial" w:hAnsi="Arial" w:cs="Arial"/>
              </w:rPr>
            </w:pPr>
            <w:r>
              <w:rPr>
                <w:rFonts w:ascii="Arial" w:hAnsi="Arial" w:cs="Arial"/>
              </w:rPr>
              <w:t>Home Address</w:t>
            </w:r>
          </w:p>
          <w:p w14:paraId="5D646C09" w14:textId="08F3E334" w:rsidR="008426C7" w:rsidRPr="008426C7" w:rsidRDefault="00401BE7" w:rsidP="00401BE7">
            <w:pPr>
              <w:rPr>
                <w:rFonts w:ascii="Arial" w:hAnsi="Arial" w:cs="Arial"/>
              </w:rPr>
            </w:pPr>
            <w:r w:rsidRPr="00401BE7">
              <w:rPr>
                <w:rFonts w:ascii="Arial" w:hAnsi="Arial" w:cs="Arial"/>
                <w:lang w:val="en-GB"/>
              </w:rPr>
              <w:t>15 Abbey Gardens</w:t>
            </w:r>
            <w:r w:rsidRPr="00401BE7">
              <w:rPr>
                <w:rFonts w:ascii="Arial" w:hAnsi="Arial" w:cs="Arial"/>
                <w:lang w:val="en-GB"/>
              </w:rPr>
              <w:br/>
              <w:t>Mottram</w:t>
            </w:r>
            <w:r w:rsidRPr="00401BE7">
              <w:rPr>
                <w:rFonts w:ascii="Arial" w:hAnsi="Arial" w:cs="Arial"/>
                <w:lang w:val="en-GB"/>
              </w:rPr>
              <w:br/>
              <w:t>Hyde</w:t>
            </w:r>
          </w:p>
        </w:tc>
        <w:tc>
          <w:tcPr>
            <w:tcW w:w="2835" w:type="dxa"/>
          </w:tcPr>
          <w:p w14:paraId="5553A8DE" w14:textId="77777777" w:rsidR="008426C7" w:rsidRDefault="008426C7" w:rsidP="008426C7">
            <w:pPr>
              <w:rPr>
                <w:rFonts w:ascii="Arial" w:hAnsi="Arial" w:cs="Arial"/>
              </w:rPr>
            </w:pPr>
            <w:r>
              <w:rPr>
                <w:rFonts w:ascii="Arial" w:hAnsi="Arial" w:cs="Arial"/>
              </w:rPr>
              <w:t>Post Code</w:t>
            </w:r>
          </w:p>
          <w:p w14:paraId="709189A1" w14:textId="6F80E953" w:rsidR="003855AB" w:rsidRPr="008426C7" w:rsidRDefault="00401BE7" w:rsidP="008426C7">
            <w:pPr>
              <w:rPr>
                <w:rFonts w:ascii="Arial" w:hAnsi="Arial" w:cs="Arial"/>
              </w:rPr>
            </w:pPr>
            <w:r w:rsidRPr="00401BE7">
              <w:rPr>
                <w:rFonts w:ascii="Arial" w:hAnsi="Arial" w:cs="Arial"/>
                <w:lang w:val="en-GB"/>
              </w:rPr>
              <w:t>SK14 6NY</w:t>
            </w:r>
          </w:p>
        </w:tc>
        <w:tc>
          <w:tcPr>
            <w:tcW w:w="2835" w:type="dxa"/>
          </w:tcPr>
          <w:p w14:paraId="063BD8C5" w14:textId="77777777" w:rsidR="008426C7" w:rsidRDefault="008426C7" w:rsidP="008426C7">
            <w:pPr>
              <w:rPr>
                <w:rFonts w:ascii="Arial" w:hAnsi="Arial" w:cs="Arial"/>
              </w:rPr>
            </w:pPr>
            <w:r>
              <w:rPr>
                <w:rFonts w:ascii="Arial" w:hAnsi="Arial" w:cs="Arial"/>
              </w:rPr>
              <w:t>Telephone Number</w:t>
            </w:r>
          </w:p>
          <w:p w14:paraId="1A59E911" w14:textId="2365A433" w:rsidR="003855AB" w:rsidRPr="008426C7" w:rsidRDefault="00804661" w:rsidP="008426C7">
            <w:pPr>
              <w:rPr>
                <w:rFonts w:ascii="Arial" w:hAnsi="Arial" w:cs="Arial"/>
              </w:rPr>
            </w:pPr>
            <w:r w:rsidRPr="00804661">
              <w:rPr>
                <w:rFonts w:ascii="Arial" w:hAnsi="Arial" w:cs="Arial"/>
                <w:lang w:val="en-GB"/>
              </w:rPr>
              <w:t>01457 764454</w:t>
            </w:r>
          </w:p>
        </w:tc>
      </w:tr>
      <w:tr w:rsidR="001E3FB2" w14:paraId="4CD50D7B" w14:textId="77777777" w:rsidTr="001E3FB2">
        <w:tc>
          <w:tcPr>
            <w:tcW w:w="8504" w:type="dxa"/>
            <w:gridSpan w:val="3"/>
          </w:tcPr>
          <w:p w14:paraId="1B6D2EEE" w14:textId="77777777" w:rsidR="001E3FB2" w:rsidRDefault="00102F90" w:rsidP="008426C7">
            <w:pPr>
              <w:rPr>
                <w:rFonts w:ascii="Arial" w:hAnsi="Arial" w:cs="Arial"/>
              </w:rPr>
            </w:pPr>
            <w:r>
              <w:rPr>
                <w:rFonts w:ascii="Arial" w:hAnsi="Arial" w:cs="Arial"/>
              </w:rPr>
              <w:t>For young p</w:t>
            </w:r>
            <w:r w:rsidR="001E3FB2">
              <w:rPr>
                <w:rFonts w:ascii="Arial" w:hAnsi="Arial" w:cs="Arial"/>
              </w:rPr>
              <w:t>eople over 16 only- Email</w:t>
            </w:r>
          </w:p>
          <w:p w14:paraId="46AE192E" w14:textId="77777777" w:rsidR="001E3FB2" w:rsidRDefault="001E3FB2" w:rsidP="008426C7">
            <w:pPr>
              <w:rPr>
                <w:rFonts w:ascii="Arial" w:hAnsi="Arial" w:cs="Arial"/>
              </w:rPr>
            </w:pPr>
          </w:p>
        </w:tc>
        <w:tc>
          <w:tcPr>
            <w:tcW w:w="2835" w:type="dxa"/>
          </w:tcPr>
          <w:p w14:paraId="2008E6CF" w14:textId="26B2326A" w:rsidR="00804661" w:rsidRDefault="001E3FB2" w:rsidP="008426C7">
            <w:pPr>
              <w:rPr>
                <w:rFonts w:ascii="Arial" w:hAnsi="Arial" w:cs="Arial"/>
              </w:rPr>
            </w:pPr>
            <w:r>
              <w:rPr>
                <w:rFonts w:ascii="Arial" w:hAnsi="Arial" w:cs="Arial"/>
              </w:rPr>
              <w:t>Mobile</w:t>
            </w:r>
            <w:r w:rsidR="00804661" w:rsidRPr="00804661">
              <w:rPr>
                <w:rFonts w:ascii="Arial" w:hAnsi="Arial" w:cs="Arial"/>
                <w:lang w:val="en-GB"/>
              </w:rPr>
              <w:br/>
              <w:t>07414 462185</w:t>
            </w:r>
          </w:p>
        </w:tc>
        <w:tc>
          <w:tcPr>
            <w:tcW w:w="2835" w:type="dxa"/>
          </w:tcPr>
          <w:p w14:paraId="108B58A9" w14:textId="4B2F13EA" w:rsidR="001E3FB2" w:rsidRDefault="001E3FB2" w:rsidP="008426C7">
            <w:pPr>
              <w:rPr>
                <w:rFonts w:ascii="Arial" w:hAnsi="Arial" w:cs="Arial"/>
              </w:rPr>
            </w:pPr>
          </w:p>
        </w:tc>
      </w:tr>
      <w:tr w:rsidR="008426C7" w14:paraId="28F6189E" w14:textId="77777777" w:rsidTr="008426C7">
        <w:tc>
          <w:tcPr>
            <w:tcW w:w="2834" w:type="dxa"/>
          </w:tcPr>
          <w:p w14:paraId="4C293914" w14:textId="77777777" w:rsidR="008426C7" w:rsidRDefault="008426C7" w:rsidP="008426C7">
            <w:pPr>
              <w:rPr>
                <w:rFonts w:ascii="Arial" w:hAnsi="Arial" w:cs="Arial"/>
              </w:rPr>
            </w:pPr>
            <w:r>
              <w:rPr>
                <w:rFonts w:ascii="Arial" w:hAnsi="Arial" w:cs="Arial"/>
              </w:rPr>
              <w:t>National Curriculum Year</w:t>
            </w:r>
          </w:p>
          <w:p w14:paraId="24730978" w14:textId="1D44CCB9" w:rsidR="00F17791" w:rsidRPr="008426C7" w:rsidRDefault="00804661" w:rsidP="008426C7">
            <w:pPr>
              <w:rPr>
                <w:rFonts w:ascii="Arial" w:hAnsi="Arial" w:cs="Arial"/>
              </w:rPr>
            </w:pPr>
            <w:r>
              <w:rPr>
                <w:rFonts w:ascii="Arial" w:hAnsi="Arial" w:cs="Arial"/>
              </w:rPr>
              <w:t>8</w:t>
            </w:r>
          </w:p>
        </w:tc>
        <w:tc>
          <w:tcPr>
            <w:tcW w:w="2835" w:type="dxa"/>
          </w:tcPr>
          <w:p w14:paraId="6C3EF5A4" w14:textId="77777777" w:rsidR="008426C7" w:rsidRPr="008426C7" w:rsidRDefault="008426C7" w:rsidP="008426C7">
            <w:pPr>
              <w:rPr>
                <w:rFonts w:ascii="Arial" w:hAnsi="Arial" w:cs="Arial"/>
              </w:rPr>
            </w:pPr>
            <w:r>
              <w:rPr>
                <w:rFonts w:ascii="Arial" w:hAnsi="Arial" w:cs="Arial"/>
              </w:rPr>
              <w:t>Offset? Y</w:t>
            </w:r>
            <w:r w:rsidRPr="00804661">
              <w:rPr>
                <w:rFonts w:ascii="Arial" w:hAnsi="Arial" w:cs="Arial"/>
                <w:highlight w:val="yellow"/>
              </w:rPr>
              <w:t>/N</w:t>
            </w:r>
          </w:p>
        </w:tc>
        <w:tc>
          <w:tcPr>
            <w:tcW w:w="2835" w:type="dxa"/>
          </w:tcPr>
          <w:p w14:paraId="1ADA929D" w14:textId="77777777" w:rsidR="008426C7" w:rsidRDefault="008426C7" w:rsidP="008426C7">
            <w:pPr>
              <w:rPr>
                <w:rFonts w:ascii="Arial" w:hAnsi="Arial" w:cs="Arial"/>
                <w:color w:val="000000"/>
              </w:rPr>
            </w:pPr>
            <w:r w:rsidRPr="00181011">
              <w:rPr>
                <w:rFonts w:ascii="Arial" w:hAnsi="Arial" w:cs="Arial"/>
                <w:color w:val="000000"/>
              </w:rPr>
              <w:t>Home Language</w:t>
            </w:r>
            <w:r>
              <w:rPr>
                <w:rFonts w:ascii="Arial" w:hAnsi="Arial" w:cs="Arial"/>
                <w:color w:val="000000"/>
              </w:rPr>
              <w:t>:</w:t>
            </w:r>
          </w:p>
          <w:p w14:paraId="4662857F" w14:textId="3428ADA7" w:rsidR="00F17791" w:rsidRPr="008426C7" w:rsidRDefault="00804661" w:rsidP="008426C7">
            <w:pPr>
              <w:rPr>
                <w:rFonts w:ascii="Arial" w:hAnsi="Arial" w:cs="Arial"/>
              </w:rPr>
            </w:pPr>
            <w:r>
              <w:rPr>
                <w:rFonts w:ascii="Arial" w:hAnsi="Arial" w:cs="Arial"/>
              </w:rPr>
              <w:t>English</w:t>
            </w:r>
          </w:p>
        </w:tc>
        <w:tc>
          <w:tcPr>
            <w:tcW w:w="2835" w:type="dxa"/>
          </w:tcPr>
          <w:p w14:paraId="4CA828C9" w14:textId="77777777" w:rsidR="008426C7" w:rsidRDefault="008426C7" w:rsidP="008426C7">
            <w:pPr>
              <w:rPr>
                <w:rFonts w:ascii="Arial" w:hAnsi="Arial" w:cs="Arial"/>
              </w:rPr>
            </w:pPr>
            <w:r>
              <w:rPr>
                <w:rFonts w:ascii="Arial" w:hAnsi="Arial" w:cs="Arial"/>
              </w:rPr>
              <w:t>CAF in place: Y/</w:t>
            </w:r>
            <w:r w:rsidRPr="00804661">
              <w:rPr>
                <w:rFonts w:ascii="Arial" w:hAnsi="Arial" w:cs="Arial"/>
                <w:highlight w:val="yellow"/>
              </w:rPr>
              <w:t>N</w:t>
            </w:r>
          </w:p>
          <w:p w14:paraId="6A318414" w14:textId="77777777" w:rsidR="008426C7" w:rsidRDefault="008426C7" w:rsidP="008426C7">
            <w:pPr>
              <w:rPr>
                <w:rFonts w:ascii="Arial" w:hAnsi="Arial" w:cs="Arial"/>
              </w:rPr>
            </w:pPr>
            <w:r>
              <w:rPr>
                <w:rFonts w:ascii="Arial" w:hAnsi="Arial" w:cs="Arial"/>
              </w:rPr>
              <w:t>Date started</w:t>
            </w:r>
          </w:p>
          <w:p w14:paraId="08A4E409" w14:textId="77777777" w:rsidR="008426C7" w:rsidRPr="008426C7" w:rsidRDefault="008426C7" w:rsidP="008426C7">
            <w:pPr>
              <w:rPr>
                <w:rFonts w:ascii="Arial" w:hAnsi="Arial" w:cs="Arial"/>
              </w:rPr>
            </w:pPr>
            <w:r>
              <w:rPr>
                <w:rFonts w:ascii="Arial" w:hAnsi="Arial" w:cs="Arial"/>
              </w:rPr>
              <w:t>Last review</w:t>
            </w:r>
          </w:p>
        </w:tc>
        <w:tc>
          <w:tcPr>
            <w:tcW w:w="2835" w:type="dxa"/>
          </w:tcPr>
          <w:p w14:paraId="38CCEEE8" w14:textId="77777777" w:rsidR="008426C7" w:rsidRPr="008426C7" w:rsidRDefault="008426C7" w:rsidP="008426C7">
            <w:pPr>
              <w:rPr>
                <w:rFonts w:ascii="Arial" w:hAnsi="Arial" w:cs="Arial"/>
              </w:rPr>
            </w:pPr>
            <w:r>
              <w:rPr>
                <w:rFonts w:ascii="Arial" w:hAnsi="Arial" w:cs="Arial"/>
              </w:rPr>
              <w:t xml:space="preserve">Pupil Premium; </w:t>
            </w:r>
            <w:r w:rsidRPr="00804661">
              <w:rPr>
                <w:rFonts w:ascii="Arial" w:hAnsi="Arial" w:cs="Arial"/>
                <w:highlight w:val="yellow"/>
              </w:rPr>
              <w:t>Y</w:t>
            </w:r>
            <w:r>
              <w:rPr>
                <w:rFonts w:ascii="Arial" w:hAnsi="Arial" w:cs="Arial"/>
              </w:rPr>
              <w:t>/N</w:t>
            </w:r>
          </w:p>
        </w:tc>
      </w:tr>
      <w:tr w:rsidR="008D56E4" w14:paraId="03FD0818" w14:textId="77777777" w:rsidTr="00A4038C">
        <w:tc>
          <w:tcPr>
            <w:tcW w:w="2834" w:type="dxa"/>
          </w:tcPr>
          <w:p w14:paraId="1ED9DAC1" w14:textId="77777777" w:rsidR="008D56E4" w:rsidRDefault="008D56E4" w:rsidP="008426C7">
            <w:pPr>
              <w:rPr>
                <w:rFonts w:ascii="Arial" w:hAnsi="Arial" w:cs="Arial"/>
              </w:rPr>
            </w:pPr>
            <w:r>
              <w:rPr>
                <w:rFonts w:ascii="Arial" w:hAnsi="Arial" w:cs="Arial"/>
              </w:rPr>
              <w:t>UPN</w:t>
            </w:r>
          </w:p>
          <w:p w14:paraId="041B332E" w14:textId="376F706B" w:rsidR="00F17791" w:rsidRDefault="00F17791" w:rsidP="008426C7">
            <w:pPr>
              <w:rPr>
                <w:rFonts w:ascii="Arial" w:hAnsi="Arial" w:cs="Arial"/>
              </w:rPr>
            </w:pPr>
          </w:p>
        </w:tc>
        <w:tc>
          <w:tcPr>
            <w:tcW w:w="5670" w:type="dxa"/>
            <w:gridSpan w:val="2"/>
          </w:tcPr>
          <w:p w14:paraId="22870DA8" w14:textId="77777777" w:rsidR="008D56E4" w:rsidRPr="00181011" w:rsidRDefault="008D56E4" w:rsidP="008426C7">
            <w:pPr>
              <w:rPr>
                <w:rFonts w:ascii="Arial" w:hAnsi="Arial" w:cs="Arial"/>
                <w:color w:val="000000"/>
              </w:rPr>
            </w:pPr>
            <w:r>
              <w:rPr>
                <w:rFonts w:ascii="Arial" w:hAnsi="Arial" w:cs="Arial"/>
              </w:rPr>
              <w:t>NHS Number</w:t>
            </w:r>
          </w:p>
        </w:tc>
        <w:tc>
          <w:tcPr>
            <w:tcW w:w="5670" w:type="dxa"/>
            <w:gridSpan w:val="2"/>
          </w:tcPr>
          <w:p w14:paraId="3223A45F" w14:textId="77777777" w:rsidR="008D56E4" w:rsidRDefault="008D56E4" w:rsidP="008426C7">
            <w:pPr>
              <w:rPr>
                <w:rFonts w:ascii="Arial" w:hAnsi="Arial" w:cs="Arial"/>
                <w:color w:val="000000"/>
              </w:rPr>
            </w:pPr>
            <w:r>
              <w:rPr>
                <w:rFonts w:ascii="Arial" w:hAnsi="Arial" w:cs="Arial"/>
                <w:color w:val="000000"/>
              </w:rPr>
              <w:t>NI number</w:t>
            </w:r>
          </w:p>
          <w:p w14:paraId="1C65AF26" w14:textId="77777777" w:rsidR="008D56E4" w:rsidRDefault="008D56E4" w:rsidP="008426C7">
            <w:pPr>
              <w:rPr>
                <w:rFonts w:ascii="Arial" w:hAnsi="Arial" w:cs="Arial"/>
              </w:rPr>
            </w:pPr>
          </w:p>
        </w:tc>
      </w:tr>
    </w:tbl>
    <w:p w14:paraId="1D2C388B" w14:textId="77777777" w:rsidR="001E3FB2" w:rsidRDefault="001E3FB2" w:rsidP="001E3FB2">
      <w:pPr>
        <w:spacing w:after="0"/>
        <w:rPr>
          <w:rFonts w:ascii="Arial" w:hAnsi="Arial" w:cs="Arial"/>
          <w:b/>
        </w:rPr>
      </w:pPr>
    </w:p>
    <w:p w14:paraId="4481EC56" w14:textId="77777777" w:rsidR="001E3FB2" w:rsidRPr="001E3FB2" w:rsidRDefault="001E3FB2" w:rsidP="001E3FB2">
      <w:pPr>
        <w:spacing w:after="0"/>
        <w:rPr>
          <w:rFonts w:ascii="Arial" w:hAnsi="Arial" w:cs="Arial"/>
          <w:b/>
        </w:rPr>
      </w:pPr>
      <w:r>
        <w:rPr>
          <w:rFonts w:ascii="Arial" w:hAnsi="Arial" w:cs="Arial"/>
          <w:b/>
        </w:rPr>
        <w:t>Parent/</w:t>
      </w:r>
      <w:r w:rsidRPr="001E3FB2">
        <w:rPr>
          <w:rFonts w:ascii="Arial" w:hAnsi="Arial" w:cs="Arial"/>
          <w:b/>
        </w:rPr>
        <w:t>Carer Details</w:t>
      </w:r>
    </w:p>
    <w:tbl>
      <w:tblPr>
        <w:tblStyle w:val="TableGrid"/>
        <w:tblW w:w="0" w:type="auto"/>
        <w:tblLook w:val="04A0" w:firstRow="1" w:lastRow="0" w:firstColumn="1" w:lastColumn="0" w:noHBand="0" w:noVBand="1"/>
      </w:tblPr>
      <w:tblGrid>
        <w:gridCol w:w="4641"/>
        <w:gridCol w:w="4668"/>
        <w:gridCol w:w="4639"/>
      </w:tblGrid>
      <w:tr w:rsidR="008426C7" w14:paraId="68C427DD" w14:textId="77777777" w:rsidTr="00067CA7">
        <w:tc>
          <w:tcPr>
            <w:tcW w:w="4641" w:type="dxa"/>
          </w:tcPr>
          <w:p w14:paraId="47546FCA" w14:textId="77777777" w:rsidR="001E3FB2" w:rsidRPr="001E3FB2" w:rsidRDefault="001E3FB2" w:rsidP="008426C7">
            <w:pPr>
              <w:rPr>
                <w:rFonts w:ascii="Arial" w:hAnsi="Arial" w:cs="Arial"/>
              </w:rPr>
            </w:pPr>
          </w:p>
        </w:tc>
        <w:tc>
          <w:tcPr>
            <w:tcW w:w="4668" w:type="dxa"/>
          </w:tcPr>
          <w:p w14:paraId="0D517C57" w14:textId="77777777" w:rsidR="008426C7" w:rsidRPr="001E3FB2" w:rsidRDefault="001E3FB2" w:rsidP="008426C7">
            <w:pPr>
              <w:rPr>
                <w:rFonts w:ascii="Arial" w:hAnsi="Arial" w:cs="Arial"/>
              </w:rPr>
            </w:pPr>
            <w:r>
              <w:rPr>
                <w:rFonts w:ascii="Arial" w:hAnsi="Arial" w:cs="Arial"/>
              </w:rPr>
              <w:t>Parent 1</w:t>
            </w:r>
          </w:p>
        </w:tc>
        <w:tc>
          <w:tcPr>
            <w:tcW w:w="4639" w:type="dxa"/>
          </w:tcPr>
          <w:p w14:paraId="0A1BD4EC" w14:textId="77777777" w:rsidR="008426C7" w:rsidRPr="001E3FB2" w:rsidRDefault="001E3FB2" w:rsidP="008426C7">
            <w:pPr>
              <w:rPr>
                <w:rFonts w:ascii="Arial" w:hAnsi="Arial" w:cs="Arial"/>
              </w:rPr>
            </w:pPr>
            <w:r>
              <w:rPr>
                <w:rFonts w:ascii="Arial" w:hAnsi="Arial" w:cs="Arial"/>
              </w:rPr>
              <w:t>Parent 2</w:t>
            </w:r>
          </w:p>
        </w:tc>
      </w:tr>
      <w:tr w:rsidR="001E3FB2" w14:paraId="5123D4BD" w14:textId="77777777" w:rsidTr="00067CA7">
        <w:tc>
          <w:tcPr>
            <w:tcW w:w="4641" w:type="dxa"/>
          </w:tcPr>
          <w:p w14:paraId="483A4A16" w14:textId="77777777" w:rsidR="001E3FB2" w:rsidRPr="001E3FB2" w:rsidRDefault="001E3FB2" w:rsidP="008426C7">
            <w:pPr>
              <w:rPr>
                <w:rFonts w:ascii="Arial" w:hAnsi="Arial" w:cs="Arial"/>
              </w:rPr>
            </w:pPr>
            <w:r w:rsidRPr="001E3FB2">
              <w:rPr>
                <w:rFonts w:ascii="Arial" w:hAnsi="Arial" w:cs="Arial"/>
              </w:rPr>
              <w:t>Name</w:t>
            </w:r>
          </w:p>
        </w:tc>
        <w:tc>
          <w:tcPr>
            <w:tcW w:w="4668" w:type="dxa"/>
          </w:tcPr>
          <w:p w14:paraId="7F39110B" w14:textId="4C2F5496" w:rsidR="001E3FB2" w:rsidRPr="008C7BAF" w:rsidRDefault="008C7BAF" w:rsidP="008426C7">
            <w:pPr>
              <w:rPr>
                <w:rFonts w:ascii="Arial" w:hAnsi="Arial" w:cs="Arial"/>
                <w:lang w:val="en-GB"/>
              </w:rPr>
            </w:pPr>
            <w:r w:rsidRPr="008C7BAF">
              <w:rPr>
                <w:rFonts w:ascii="Arial" w:hAnsi="Arial" w:cs="Arial"/>
                <w:lang w:val="en-GB"/>
              </w:rPr>
              <w:t>Tanja Hanson</w:t>
            </w:r>
          </w:p>
        </w:tc>
        <w:tc>
          <w:tcPr>
            <w:tcW w:w="4639" w:type="dxa"/>
          </w:tcPr>
          <w:p w14:paraId="4B4FD825" w14:textId="77777777" w:rsidR="001E3FB2" w:rsidRPr="001E3FB2" w:rsidRDefault="001E3FB2" w:rsidP="008426C7">
            <w:pPr>
              <w:rPr>
                <w:rFonts w:ascii="Arial" w:hAnsi="Arial" w:cs="Arial"/>
              </w:rPr>
            </w:pPr>
          </w:p>
        </w:tc>
      </w:tr>
      <w:tr w:rsidR="008426C7" w14:paraId="66040669" w14:textId="77777777" w:rsidTr="00067CA7">
        <w:tc>
          <w:tcPr>
            <w:tcW w:w="4641" w:type="dxa"/>
          </w:tcPr>
          <w:p w14:paraId="66A53392" w14:textId="77777777" w:rsidR="008426C7" w:rsidRPr="001E3FB2" w:rsidRDefault="001E3FB2" w:rsidP="008426C7">
            <w:pPr>
              <w:rPr>
                <w:rFonts w:ascii="Arial" w:hAnsi="Arial" w:cs="Arial"/>
              </w:rPr>
            </w:pPr>
            <w:r>
              <w:rPr>
                <w:rFonts w:ascii="Arial" w:hAnsi="Arial" w:cs="Arial"/>
              </w:rPr>
              <w:t>Address (if different from above)</w:t>
            </w:r>
          </w:p>
        </w:tc>
        <w:tc>
          <w:tcPr>
            <w:tcW w:w="4668" w:type="dxa"/>
          </w:tcPr>
          <w:p w14:paraId="6AB84ADE" w14:textId="77777777" w:rsidR="008426C7" w:rsidRPr="001E3FB2" w:rsidRDefault="008426C7" w:rsidP="008426C7">
            <w:pPr>
              <w:rPr>
                <w:rFonts w:ascii="Arial" w:hAnsi="Arial" w:cs="Arial"/>
              </w:rPr>
            </w:pPr>
          </w:p>
        </w:tc>
        <w:tc>
          <w:tcPr>
            <w:tcW w:w="4639" w:type="dxa"/>
          </w:tcPr>
          <w:p w14:paraId="3B1D16E4" w14:textId="77777777" w:rsidR="008426C7" w:rsidRPr="001E3FB2" w:rsidRDefault="008426C7" w:rsidP="008426C7">
            <w:pPr>
              <w:rPr>
                <w:rFonts w:ascii="Arial" w:hAnsi="Arial" w:cs="Arial"/>
              </w:rPr>
            </w:pPr>
          </w:p>
        </w:tc>
      </w:tr>
      <w:tr w:rsidR="008426C7" w14:paraId="04F759C2" w14:textId="77777777" w:rsidTr="00067CA7">
        <w:tc>
          <w:tcPr>
            <w:tcW w:w="4641" w:type="dxa"/>
          </w:tcPr>
          <w:p w14:paraId="4376E554" w14:textId="77777777" w:rsidR="008426C7" w:rsidRPr="001E3FB2" w:rsidRDefault="001E3FB2" w:rsidP="008426C7">
            <w:pPr>
              <w:rPr>
                <w:rFonts w:ascii="Arial" w:hAnsi="Arial" w:cs="Arial"/>
              </w:rPr>
            </w:pPr>
            <w:r>
              <w:rPr>
                <w:rFonts w:ascii="Arial" w:hAnsi="Arial" w:cs="Arial"/>
              </w:rPr>
              <w:t>Home phone</w:t>
            </w:r>
          </w:p>
        </w:tc>
        <w:tc>
          <w:tcPr>
            <w:tcW w:w="4668" w:type="dxa"/>
          </w:tcPr>
          <w:p w14:paraId="434892AB" w14:textId="77777777" w:rsidR="008426C7" w:rsidRPr="001E3FB2" w:rsidRDefault="008426C7" w:rsidP="008426C7">
            <w:pPr>
              <w:rPr>
                <w:rFonts w:ascii="Arial" w:hAnsi="Arial" w:cs="Arial"/>
              </w:rPr>
            </w:pPr>
          </w:p>
        </w:tc>
        <w:tc>
          <w:tcPr>
            <w:tcW w:w="4639" w:type="dxa"/>
          </w:tcPr>
          <w:p w14:paraId="522F8B14" w14:textId="77777777" w:rsidR="008426C7" w:rsidRPr="001E3FB2" w:rsidRDefault="008426C7" w:rsidP="008426C7">
            <w:pPr>
              <w:rPr>
                <w:rFonts w:ascii="Arial" w:hAnsi="Arial" w:cs="Arial"/>
              </w:rPr>
            </w:pPr>
          </w:p>
        </w:tc>
      </w:tr>
      <w:tr w:rsidR="00067CA7" w14:paraId="5D689BDB" w14:textId="77777777" w:rsidTr="00067CA7">
        <w:tc>
          <w:tcPr>
            <w:tcW w:w="4641" w:type="dxa"/>
          </w:tcPr>
          <w:p w14:paraId="203B12A3" w14:textId="77777777" w:rsidR="00067CA7" w:rsidRPr="001E3FB2" w:rsidRDefault="00067CA7" w:rsidP="00067CA7">
            <w:pPr>
              <w:rPr>
                <w:rFonts w:ascii="Arial" w:hAnsi="Arial" w:cs="Arial"/>
              </w:rPr>
            </w:pPr>
            <w:r>
              <w:rPr>
                <w:rFonts w:ascii="Arial" w:hAnsi="Arial" w:cs="Arial"/>
              </w:rPr>
              <w:t>Mobile</w:t>
            </w:r>
          </w:p>
        </w:tc>
        <w:tc>
          <w:tcPr>
            <w:tcW w:w="4668" w:type="dxa"/>
          </w:tcPr>
          <w:p w14:paraId="1546C2AC" w14:textId="22915231" w:rsidR="00067CA7" w:rsidRPr="001E3FB2" w:rsidRDefault="008C7BAF" w:rsidP="00067CA7">
            <w:pPr>
              <w:rPr>
                <w:rFonts w:ascii="Arial" w:hAnsi="Arial" w:cs="Arial"/>
              </w:rPr>
            </w:pPr>
            <w:r w:rsidRPr="00804661">
              <w:rPr>
                <w:rFonts w:ascii="Arial" w:hAnsi="Arial" w:cs="Arial"/>
                <w:lang w:val="en-GB"/>
              </w:rPr>
              <w:t>07414 462185</w:t>
            </w:r>
          </w:p>
        </w:tc>
        <w:tc>
          <w:tcPr>
            <w:tcW w:w="4639" w:type="dxa"/>
          </w:tcPr>
          <w:p w14:paraId="56A6F096" w14:textId="77777777" w:rsidR="00067CA7" w:rsidRPr="001E3FB2" w:rsidRDefault="00067CA7" w:rsidP="00067CA7">
            <w:pPr>
              <w:rPr>
                <w:rFonts w:ascii="Arial" w:hAnsi="Arial" w:cs="Arial"/>
              </w:rPr>
            </w:pPr>
          </w:p>
        </w:tc>
      </w:tr>
      <w:tr w:rsidR="00067CA7" w14:paraId="3E4EB51B" w14:textId="77777777" w:rsidTr="00067CA7">
        <w:tc>
          <w:tcPr>
            <w:tcW w:w="4641" w:type="dxa"/>
          </w:tcPr>
          <w:p w14:paraId="113019F2" w14:textId="77777777" w:rsidR="00067CA7" w:rsidRPr="001E3FB2" w:rsidRDefault="00067CA7" w:rsidP="00067CA7">
            <w:pPr>
              <w:rPr>
                <w:rFonts w:ascii="Arial" w:hAnsi="Arial" w:cs="Arial"/>
              </w:rPr>
            </w:pPr>
            <w:r>
              <w:rPr>
                <w:rFonts w:ascii="Arial" w:hAnsi="Arial" w:cs="Arial"/>
              </w:rPr>
              <w:t>Other contact number</w:t>
            </w:r>
          </w:p>
        </w:tc>
        <w:tc>
          <w:tcPr>
            <w:tcW w:w="4668" w:type="dxa"/>
          </w:tcPr>
          <w:p w14:paraId="7D601647" w14:textId="77777777" w:rsidR="00067CA7" w:rsidRPr="001E3FB2" w:rsidRDefault="00067CA7" w:rsidP="00067CA7">
            <w:pPr>
              <w:rPr>
                <w:rFonts w:ascii="Arial" w:hAnsi="Arial" w:cs="Arial"/>
              </w:rPr>
            </w:pPr>
          </w:p>
        </w:tc>
        <w:tc>
          <w:tcPr>
            <w:tcW w:w="4639" w:type="dxa"/>
          </w:tcPr>
          <w:p w14:paraId="6A4398ED" w14:textId="77777777" w:rsidR="00067CA7" w:rsidRPr="001E3FB2" w:rsidRDefault="00067CA7" w:rsidP="00067CA7">
            <w:pPr>
              <w:rPr>
                <w:rFonts w:ascii="Arial" w:hAnsi="Arial" w:cs="Arial"/>
              </w:rPr>
            </w:pPr>
          </w:p>
        </w:tc>
      </w:tr>
      <w:tr w:rsidR="00067CA7" w14:paraId="18312103" w14:textId="77777777" w:rsidTr="00067CA7">
        <w:tc>
          <w:tcPr>
            <w:tcW w:w="4641" w:type="dxa"/>
          </w:tcPr>
          <w:p w14:paraId="6C86B40F" w14:textId="77777777" w:rsidR="00067CA7" w:rsidRDefault="00067CA7" w:rsidP="00067CA7">
            <w:pPr>
              <w:rPr>
                <w:rFonts w:ascii="Arial" w:hAnsi="Arial" w:cs="Arial"/>
              </w:rPr>
            </w:pPr>
            <w:r>
              <w:rPr>
                <w:rFonts w:ascii="Arial" w:hAnsi="Arial" w:cs="Arial"/>
              </w:rPr>
              <w:t>Email</w:t>
            </w:r>
          </w:p>
        </w:tc>
        <w:tc>
          <w:tcPr>
            <w:tcW w:w="4668" w:type="dxa"/>
          </w:tcPr>
          <w:p w14:paraId="06B688D5" w14:textId="524BF905" w:rsidR="00067CA7" w:rsidRPr="001E3FB2" w:rsidRDefault="00E90F37" w:rsidP="00067CA7">
            <w:pPr>
              <w:rPr>
                <w:rFonts w:ascii="Arial" w:hAnsi="Arial" w:cs="Arial"/>
              </w:rPr>
            </w:pPr>
            <w:r w:rsidRPr="00E90F37">
              <w:rPr>
                <w:rFonts w:ascii="Arial" w:hAnsi="Arial" w:cs="Arial"/>
                <w:lang w:val="en-GB"/>
              </w:rPr>
              <w:t>tchanson87@icloud.com</w:t>
            </w:r>
          </w:p>
        </w:tc>
        <w:tc>
          <w:tcPr>
            <w:tcW w:w="4639" w:type="dxa"/>
          </w:tcPr>
          <w:p w14:paraId="23ABFDB7" w14:textId="77777777" w:rsidR="00067CA7" w:rsidRPr="001E3FB2" w:rsidRDefault="00067CA7" w:rsidP="00067CA7">
            <w:pPr>
              <w:rPr>
                <w:rFonts w:ascii="Arial" w:hAnsi="Arial" w:cs="Arial"/>
              </w:rPr>
            </w:pPr>
          </w:p>
        </w:tc>
      </w:tr>
    </w:tbl>
    <w:p w14:paraId="2FCC272A" w14:textId="77777777" w:rsidR="001E3FB2" w:rsidRDefault="001E3FB2" w:rsidP="008D56E4">
      <w:pPr>
        <w:spacing w:after="0"/>
      </w:pPr>
    </w:p>
    <w:tbl>
      <w:tblPr>
        <w:tblStyle w:val="TableGrid"/>
        <w:tblW w:w="0" w:type="auto"/>
        <w:tblLook w:val="04A0" w:firstRow="1" w:lastRow="0" w:firstColumn="1" w:lastColumn="0" w:noHBand="0" w:noVBand="1"/>
      </w:tblPr>
      <w:tblGrid>
        <w:gridCol w:w="3488"/>
        <w:gridCol w:w="3475"/>
        <w:gridCol w:w="3488"/>
        <w:gridCol w:w="3497"/>
      </w:tblGrid>
      <w:tr w:rsidR="00C9296D" w14:paraId="1831E9D4" w14:textId="77777777" w:rsidTr="001E3FB2">
        <w:tc>
          <w:tcPr>
            <w:tcW w:w="3543" w:type="dxa"/>
          </w:tcPr>
          <w:p w14:paraId="46073D24" w14:textId="77777777" w:rsidR="00C9296D" w:rsidRDefault="00C9296D" w:rsidP="008426C7">
            <w:r>
              <w:rPr>
                <w:rFonts w:ascii="Arial" w:hAnsi="Arial" w:cs="Arial"/>
              </w:rPr>
              <w:t xml:space="preserve">Child in Need? </w:t>
            </w:r>
            <w:r w:rsidRPr="00C66763">
              <w:rPr>
                <w:rFonts w:ascii="Arial" w:hAnsi="Arial" w:cs="Arial"/>
                <w:highlight w:val="yellow"/>
              </w:rPr>
              <w:t>Y</w:t>
            </w:r>
            <w:r>
              <w:rPr>
                <w:rFonts w:ascii="Arial" w:hAnsi="Arial" w:cs="Arial"/>
              </w:rPr>
              <w:t>/N</w:t>
            </w:r>
          </w:p>
        </w:tc>
        <w:tc>
          <w:tcPr>
            <w:tcW w:w="3543" w:type="dxa"/>
          </w:tcPr>
          <w:p w14:paraId="1EC1617A" w14:textId="77777777" w:rsidR="00C9296D" w:rsidRDefault="00C9296D" w:rsidP="008426C7"/>
        </w:tc>
        <w:tc>
          <w:tcPr>
            <w:tcW w:w="3544" w:type="dxa"/>
          </w:tcPr>
          <w:p w14:paraId="7BC53F29" w14:textId="77777777" w:rsidR="00C9296D" w:rsidRDefault="00C9296D" w:rsidP="008426C7">
            <w:r>
              <w:rPr>
                <w:rFonts w:ascii="Arial" w:hAnsi="Arial" w:cs="Arial"/>
              </w:rPr>
              <w:t>Looked After Child? Y/</w:t>
            </w:r>
            <w:r w:rsidRPr="00C66763">
              <w:rPr>
                <w:rFonts w:ascii="Arial" w:hAnsi="Arial" w:cs="Arial"/>
                <w:highlight w:val="yellow"/>
              </w:rPr>
              <w:t>N</w:t>
            </w:r>
          </w:p>
        </w:tc>
        <w:tc>
          <w:tcPr>
            <w:tcW w:w="3544" w:type="dxa"/>
          </w:tcPr>
          <w:p w14:paraId="591510CA" w14:textId="77777777" w:rsidR="00C9296D" w:rsidRDefault="00C9296D" w:rsidP="00692B57">
            <w:r>
              <w:rPr>
                <w:rFonts w:ascii="Arial" w:hAnsi="Arial" w:cs="Arial"/>
                <w:color w:val="000000"/>
              </w:rPr>
              <w:t>Responsible Authority</w:t>
            </w:r>
          </w:p>
        </w:tc>
      </w:tr>
      <w:tr w:rsidR="00C9296D" w14:paraId="129DB8A3" w14:textId="77777777" w:rsidTr="00692B57">
        <w:tc>
          <w:tcPr>
            <w:tcW w:w="7086" w:type="dxa"/>
            <w:gridSpan w:val="2"/>
          </w:tcPr>
          <w:p w14:paraId="4DE438B1" w14:textId="77777777" w:rsidR="00C9296D" w:rsidRDefault="00C9296D" w:rsidP="001E3FB2">
            <w:pPr>
              <w:rPr>
                <w:rFonts w:ascii="Arial" w:hAnsi="Arial" w:cs="Arial"/>
              </w:rPr>
            </w:pPr>
            <w:r>
              <w:rPr>
                <w:rFonts w:ascii="Arial" w:hAnsi="Arial" w:cs="Arial"/>
              </w:rPr>
              <w:t>Social Worker contact d</w:t>
            </w:r>
            <w:r w:rsidRPr="001E3FB2">
              <w:rPr>
                <w:rFonts w:ascii="Arial" w:hAnsi="Arial" w:cs="Arial"/>
              </w:rPr>
              <w:t>etails</w:t>
            </w:r>
          </w:p>
          <w:p w14:paraId="475FAD80" w14:textId="77777777" w:rsidR="00C9296D" w:rsidRDefault="00C9296D" w:rsidP="001E3FB2">
            <w:pPr>
              <w:rPr>
                <w:rFonts w:ascii="Arial" w:hAnsi="Arial" w:cs="Arial"/>
              </w:rPr>
            </w:pPr>
            <w:r>
              <w:rPr>
                <w:rFonts w:ascii="Arial" w:hAnsi="Arial" w:cs="Arial"/>
              </w:rPr>
              <w:t>Name</w:t>
            </w:r>
          </w:p>
          <w:p w14:paraId="3C8FE11D" w14:textId="77777777" w:rsidR="00C9296D" w:rsidRDefault="00C9296D" w:rsidP="00C9296D">
            <w:pPr>
              <w:rPr>
                <w:rFonts w:ascii="Arial" w:hAnsi="Arial" w:cs="Arial"/>
              </w:rPr>
            </w:pPr>
            <w:r>
              <w:rPr>
                <w:rFonts w:ascii="Arial" w:hAnsi="Arial" w:cs="Arial"/>
              </w:rPr>
              <w:t>Address</w:t>
            </w:r>
          </w:p>
          <w:p w14:paraId="76BBF8AA" w14:textId="77777777" w:rsidR="00C9296D" w:rsidRDefault="00C9296D" w:rsidP="00C9296D">
            <w:pPr>
              <w:rPr>
                <w:rFonts w:ascii="Arial" w:hAnsi="Arial" w:cs="Arial"/>
              </w:rPr>
            </w:pPr>
            <w:r>
              <w:rPr>
                <w:rFonts w:ascii="Arial" w:hAnsi="Arial" w:cs="Arial"/>
              </w:rPr>
              <w:t>Telephone</w:t>
            </w:r>
          </w:p>
          <w:p w14:paraId="243F7783" w14:textId="77777777" w:rsidR="00C9296D" w:rsidRPr="001E3FB2" w:rsidRDefault="00C9296D" w:rsidP="00102F90">
            <w:pPr>
              <w:rPr>
                <w:rFonts w:ascii="Arial" w:hAnsi="Arial" w:cs="Arial"/>
              </w:rPr>
            </w:pPr>
            <w:r>
              <w:rPr>
                <w:rFonts w:ascii="Arial" w:hAnsi="Arial" w:cs="Arial"/>
              </w:rPr>
              <w:t>Email</w:t>
            </w:r>
          </w:p>
        </w:tc>
        <w:tc>
          <w:tcPr>
            <w:tcW w:w="7088" w:type="dxa"/>
            <w:gridSpan w:val="2"/>
          </w:tcPr>
          <w:p w14:paraId="31D8A9D8" w14:textId="77777777" w:rsidR="00C9296D" w:rsidRDefault="00C9296D" w:rsidP="008426C7">
            <w:pPr>
              <w:rPr>
                <w:rFonts w:ascii="Arial" w:hAnsi="Arial" w:cs="Arial"/>
              </w:rPr>
            </w:pPr>
            <w:r>
              <w:rPr>
                <w:rFonts w:ascii="Arial" w:hAnsi="Arial" w:cs="Arial"/>
              </w:rPr>
              <w:t>Head of Virtual School Details</w:t>
            </w:r>
          </w:p>
          <w:p w14:paraId="5FF8815C" w14:textId="77777777" w:rsidR="00C9296D" w:rsidRDefault="00C9296D" w:rsidP="008426C7">
            <w:pPr>
              <w:rPr>
                <w:rFonts w:ascii="Arial" w:hAnsi="Arial" w:cs="Arial"/>
              </w:rPr>
            </w:pPr>
            <w:r>
              <w:rPr>
                <w:rFonts w:ascii="Arial" w:hAnsi="Arial" w:cs="Arial"/>
              </w:rPr>
              <w:t>Name</w:t>
            </w:r>
          </w:p>
          <w:p w14:paraId="5B87819C" w14:textId="77777777" w:rsidR="00C9296D" w:rsidRDefault="00C9296D" w:rsidP="00102F90">
            <w:pPr>
              <w:rPr>
                <w:rFonts w:ascii="Arial" w:hAnsi="Arial" w:cs="Arial"/>
              </w:rPr>
            </w:pPr>
            <w:r>
              <w:rPr>
                <w:rFonts w:ascii="Arial" w:hAnsi="Arial" w:cs="Arial"/>
              </w:rPr>
              <w:t>Address</w:t>
            </w:r>
          </w:p>
          <w:p w14:paraId="788419AE" w14:textId="77777777" w:rsidR="00C9296D" w:rsidRDefault="00C9296D" w:rsidP="00102F90">
            <w:pPr>
              <w:rPr>
                <w:rFonts w:ascii="Arial" w:hAnsi="Arial" w:cs="Arial"/>
              </w:rPr>
            </w:pPr>
            <w:r>
              <w:rPr>
                <w:rFonts w:ascii="Arial" w:hAnsi="Arial" w:cs="Arial"/>
              </w:rPr>
              <w:t>Telephone</w:t>
            </w:r>
          </w:p>
          <w:p w14:paraId="7EDA2A82" w14:textId="77777777" w:rsidR="00C9296D" w:rsidRPr="001E3FB2" w:rsidRDefault="00C9296D" w:rsidP="00102F90">
            <w:pPr>
              <w:rPr>
                <w:rFonts w:ascii="Arial" w:hAnsi="Arial" w:cs="Arial"/>
              </w:rPr>
            </w:pPr>
            <w:r>
              <w:rPr>
                <w:rFonts w:ascii="Arial" w:hAnsi="Arial" w:cs="Arial"/>
              </w:rPr>
              <w:t>Email</w:t>
            </w:r>
          </w:p>
        </w:tc>
      </w:tr>
    </w:tbl>
    <w:p w14:paraId="47C0FEFC" w14:textId="77777777" w:rsidR="008D56E4" w:rsidRDefault="008D56E4" w:rsidP="008D56E4">
      <w:pPr>
        <w:spacing w:after="0"/>
      </w:pPr>
    </w:p>
    <w:p w14:paraId="5202E51C" w14:textId="77777777" w:rsidR="008D56E4" w:rsidRDefault="008D56E4" w:rsidP="008D56E4">
      <w:pPr>
        <w:spacing w:after="0"/>
        <w:rPr>
          <w:rFonts w:ascii="Arial" w:hAnsi="Arial" w:cs="Arial"/>
          <w:b/>
        </w:rPr>
      </w:pPr>
      <w:r>
        <w:rPr>
          <w:rFonts w:ascii="Arial" w:hAnsi="Arial" w:cs="Arial"/>
          <w:b/>
        </w:rPr>
        <w:t>GP Details</w:t>
      </w:r>
    </w:p>
    <w:tbl>
      <w:tblPr>
        <w:tblStyle w:val="TableGrid"/>
        <w:tblW w:w="0" w:type="auto"/>
        <w:tblLook w:val="04A0" w:firstRow="1" w:lastRow="0" w:firstColumn="1" w:lastColumn="0" w:noHBand="0" w:noVBand="1"/>
      </w:tblPr>
      <w:tblGrid>
        <w:gridCol w:w="2901"/>
        <w:gridCol w:w="6405"/>
        <w:gridCol w:w="4642"/>
      </w:tblGrid>
      <w:tr w:rsidR="008D56E4" w14:paraId="3C802102" w14:textId="77777777" w:rsidTr="008D56E4">
        <w:tc>
          <w:tcPr>
            <w:tcW w:w="2943" w:type="dxa"/>
          </w:tcPr>
          <w:p w14:paraId="541C3BA9" w14:textId="77777777" w:rsidR="008D56E4" w:rsidRPr="008D56E4" w:rsidRDefault="008D56E4" w:rsidP="008D56E4">
            <w:pPr>
              <w:rPr>
                <w:rFonts w:ascii="Arial" w:hAnsi="Arial" w:cs="Arial"/>
              </w:rPr>
            </w:pPr>
            <w:r w:rsidRPr="008D56E4">
              <w:rPr>
                <w:rFonts w:ascii="Arial" w:hAnsi="Arial" w:cs="Arial"/>
              </w:rPr>
              <w:t>Name</w:t>
            </w:r>
          </w:p>
        </w:tc>
        <w:tc>
          <w:tcPr>
            <w:tcW w:w="6506" w:type="dxa"/>
          </w:tcPr>
          <w:p w14:paraId="5A29B017" w14:textId="77777777" w:rsidR="008D56E4" w:rsidRPr="008D56E4" w:rsidRDefault="008D56E4" w:rsidP="008D56E4">
            <w:pPr>
              <w:rPr>
                <w:rFonts w:ascii="Arial" w:hAnsi="Arial" w:cs="Arial"/>
              </w:rPr>
            </w:pPr>
            <w:r>
              <w:rPr>
                <w:rFonts w:ascii="Arial" w:hAnsi="Arial" w:cs="Arial"/>
              </w:rPr>
              <w:t>Address</w:t>
            </w:r>
          </w:p>
        </w:tc>
        <w:tc>
          <w:tcPr>
            <w:tcW w:w="4725" w:type="dxa"/>
          </w:tcPr>
          <w:p w14:paraId="0C553933" w14:textId="77777777" w:rsidR="008D56E4" w:rsidRPr="008D56E4" w:rsidRDefault="008D56E4" w:rsidP="008D56E4">
            <w:pPr>
              <w:rPr>
                <w:rFonts w:ascii="Arial" w:hAnsi="Arial" w:cs="Arial"/>
              </w:rPr>
            </w:pPr>
            <w:r>
              <w:rPr>
                <w:rFonts w:ascii="Arial" w:hAnsi="Arial" w:cs="Arial"/>
              </w:rPr>
              <w:t>Telephone</w:t>
            </w:r>
          </w:p>
        </w:tc>
      </w:tr>
      <w:tr w:rsidR="00845821" w14:paraId="0B0E8696" w14:textId="77777777" w:rsidTr="008D56E4">
        <w:tc>
          <w:tcPr>
            <w:tcW w:w="2943" w:type="dxa"/>
          </w:tcPr>
          <w:p w14:paraId="491B92BB" w14:textId="539B7BCA" w:rsidR="00845821" w:rsidRDefault="000B6180" w:rsidP="008D56E4">
            <w:pPr>
              <w:rPr>
                <w:rFonts w:ascii="Arial" w:hAnsi="Arial" w:cs="Arial"/>
              </w:rPr>
            </w:pPr>
            <w:r>
              <w:rPr>
                <w:rFonts w:ascii="Arial" w:hAnsi="Arial" w:cs="Arial"/>
              </w:rPr>
              <w:t>Clarendon medical practice</w:t>
            </w:r>
          </w:p>
          <w:p w14:paraId="4340EAC2" w14:textId="77777777" w:rsidR="00906127" w:rsidRPr="008D56E4" w:rsidRDefault="00906127" w:rsidP="008D56E4">
            <w:pPr>
              <w:rPr>
                <w:rFonts w:ascii="Arial" w:hAnsi="Arial" w:cs="Arial"/>
              </w:rPr>
            </w:pPr>
          </w:p>
        </w:tc>
        <w:tc>
          <w:tcPr>
            <w:tcW w:w="6506" w:type="dxa"/>
          </w:tcPr>
          <w:p w14:paraId="07591F04" w14:textId="4F52946E" w:rsidR="00906127" w:rsidRPr="00906127" w:rsidRDefault="00F07F48" w:rsidP="00906127">
            <w:pPr>
              <w:rPr>
                <w:rFonts w:ascii="Arial" w:hAnsi="Arial" w:cs="Arial"/>
                <w:lang w:val="en-GB"/>
              </w:rPr>
            </w:pPr>
            <w:r w:rsidRPr="00F07F48">
              <w:rPr>
                <w:rFonts w:ascii="Arial" w:hAnsi="Arial" w:cs="Arial"/>
                <w:lang w:val="en-GB"/>
              </w:rPr>
              <w:t>Clarendon Street </w:t>
            </w:r>
            <w:r w:rsidRPr="00F07F48">
              <w:rPr>
                <w:rFonts w:ascii="Arial" w:hAnsi="Arial" w:cs="Arial"/>
                <w:b/>
                <w:bCs/>
                <w:lang w:val="en-GB"/>
              </w:rPr>
              <w:t>Hyde</w:t>
            </w:r>
            <w:r w:rsidRPr="00F07F48">
              <w:rPr>
                <w:rFonts w:ascii="Arial" w:hAnsi="Arial" w:cs="Arial"/>
                <w:lang w:val="en-GB"/>
              </w:rPr>
              <w:t> Cheshire SK14 2AQ</w:t>
            </w:r>
          </w:p>
          <w:p w14:paraId="2C7AF30A" w14:textId="77777777" w:rsidR="00845821" w:rsidRDefault="00845821" w:rsidP="008D56E4">
            <w:pPr>
              <w:rPr>
                <w:rFonts w:ascii="Arial" w:hAnsi="Arial" w:cs="Arial"/>
              </w:rPr>
            </w:pPr>
          </w:p>
        </w:tc>
        <w:tc>
          <w:tcPr>
            <w:tcW w:w="4725" w:type="dxa"/>
          </w:tcPr>
          <w:p w14:paraId="03CA82F4" w14:textId="0D9B915F" w:rsidR="00845821" w:rsidRPr="000974A5" w:rsidRDefault="00C66763" w:rsidP="008D56E4">
            <w:pPr>
              <w:rPr>
                <w:rFonts w:ascii="Arial" w:hAnsi="Arial" w:cs="Arial"/>
              </w:rPr>
            </w:pPr>
            <w:r w:rsidRPr="00C66763">
              <w:rPr>
                <w:rFonts w:ascii="Arial" w:hAnsi="Arial" w:cs="Arial"/>
                <w:lang w:val="en-GB"/>
              </w:rPr>
              <w:t>0161 368 5224</w:t>
            </w:r>
          </w:p>
        </w:tc>
      </w:tr>
    </w:tbl>
    <w:p w14:paraId="474DE7F5" w14:textId="77777777" w:rsidR="00F32FBC" w:rsidRPr="00845821" w:rsidRDefault="00F32FBC" w:rsidP="00845821">
      <w:r w:rsidRPr="007D1685">
        <w:rPr>
          <w:rFonts w:ascii="Arial" w:eastAsia="Times New Roman" w:hAnsi="Arial" w:cs="Times New Roman"/>
          <w:b/>
          <w:sz w:val="20"/>
          <w:szCs w:val="20"/>
        </w:rPr>
        <w:lastRenderedPageBreak/>
        <w:t>Education Placement Information</w:t>
      </w:r>
    </w:p>
    <w:tbl>
      <w:tblPr>
        <w:tblpPr w:leftFromText="180" w:rightFromText="180" w:vertAnchor="text" w:horzAnchor="margin" w:tblpY="8"/>
        <w:tblW w:w="498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5"/>
        <w:gridCol w:w="5859"/>
        <w:gridCol w:w="2093"/>
      </w:tblGrid>
      <w:tr w:rsidR="00F32FBC" w:rsidRPr="0060001A" w14:paraId="09EC4736" w14:textId="77777777" w:rsidTr="00C9296D">
        <w:tc>
          <w:tcPr>
            <w:tcW w:w="2143" w:type="pct"/>
          </w:tcPr>
          <w:p w14:paraId="12C87614" w14:textId="77777777" w:rsidR="00F32FBC" w:rsidRPr="0060001A" w:rsidRDefault="007D1685" w:rsidP="00F32FBC">
            <w:pPr>
              <w:keepNext/>
              <w:spacing w:after="0" w:line="480" w:lineRule="atLeast"/>
              <w:jc w:val="center"/>
              <w:outlineLvl w:val="0"/>
              <w:rPr>
                <w:rFonts w:ascii="Arial" w:eastAsia="Times New Roman" w:hAnsi="Arial" w:cs="Arial"/>
                <w:bCs/>
                <w:kern w:val="32"/>
                <w:sz w:val="20"/>
                <w:szCs w:val="20"/>
                <w:lang w:val="en-US"/>
              </w:rPr>
            </w:pPr>
            <w:r>
              <w:rPr>
                <w:rFonts w:ascii="Arial" w:eastAsia="Times New Roman" w:hAnsi="Arial" w:cs="Arial"/>
                <w:bCs/>
                <w:kern w:val="32"/>
                <w:sz w:val="20"/>
                <w:szCs w:val="20"/>
                <w:lang w:val="en-US"/>
              </w:rPr>
              <w:t>Current</w:t>
            </w:r>
            <w:r w:rsidR="00F32FBC" w:rsidRPr="0060001A">
              <w:rPr>
                <w:rFonts w:ascii="Arial" w:eastAsia="Times New Roman" w:hAnsi="Arial" w:cs="Arial"/>
                <w:bCs/>
                <w:kern w:val="32"/>
                <w:sz w:val="20"/>
                <w:szCs w:val="20"/>
                <w:lang w:val="en-US"/>
              </w:rPr>
              <w:t xml:space="preserve"> </w:t>
            </w:r>
            <w:r w:rsidR="008C7727">
              <w:rPr>
                <w:rFonts w:ascii="Arial" w:eastAsia="Times New Roman" w:hAnsi="Arial" w:cs="Arial"/>
                <w:bCs/>
                <w:kern w:val="32"/>
                <w:sz w:val="20"/>
                <w:szCs w:val="20"/>
                <w:lang w:val="en-US"/>
              </w:rPr>
              <w:t>Educational</w:t>
            </w:r>
            <w:r w:rsidR="00F32FBC" w:rsidRPr="0060001A">
              <w:rPr>
                <w:rFonts w:ascii="Arial" w:eastAsia="Times New Roman" w:hAnsi="Arial" w:cs="Arial"/>
                <w:bCs/>
                <w:kern w:val="32"/>
                <w:sz w:val="20"/>
                <w:szCs w:val="20"/>
                <w:lang w:val="en-US"/>
              </w:rPr>
              <w:t xml:space="preserve"> Setting/School</w:t>
            </w:r>
          </w:p>
        </w:tc>
        <w:tc>
          <w:tcPr>
            <w:tcW w:w="2105" w:type="pct"/>
          </w:tcPr>
          <w:p w14:paraId="2F66891A" w14:textId="77777777" w:rsidR="00F32FBC" w:rsidRPr="0060001A" w:rsidRDefault="00F32FBC" w:rsidP="00F32FBC">
            <w:pPr>
              <w:keepNext/>
              <w:spacing w:after="0" w:line="480" w:lineRule="atLeast"/>
              <w:jc w:val="center"/>
              <w:outlineLvl w:val="0"/>
              <w:rPr>
                <w:rFonts w:ascii="Arial" w:eastAsia="Times New Roman" w:hAnsi="Arial" w:cs="Arial"/>
                <w:bCs/>
                <w:kern w:val="32"/>
                <w:sz w:val="20"/>
                <w:szCs w:val="20"/>
                <w:lang w:val="en-US"/>
              </w:rPr>
            </w:pPr>
            <w:r w:rsidRPr="0060001A">
              <w:rPr>
                <w:rFonts w:ascii="Arial" w:eastAsia="Times New Roman" w:hAnsi="Arial" w:cs="Arial"/>
                <w:bCs/>
                <w:kern w:val="32"/>
                <w:sz w:val="20"/>
                <w:szCs w:val="20"/>
                <w:lang w:val="en-US"/>
              </w:rPr>
              <w:t>Type of Provision</w:t>
            </w:r>
          </w:p>
        </w:tc>
        <w:tc>
          <w:tcPr>
            <w:tcW w:w="752" w:type="pct"/>
          </w:tcPr>
          <w:p w14:paraId="0BA667E4" w14:textId="77777777" w:rsidR="00F32FBC" w:rsidRPr="0060001A" w:rsidRDefault="007D1685" w:rsidP="007D1685">
            <w:pPr>
              <w:keepNext/>
              <w:spacing w:after="0" w:line="480" w:lineRule="atLeast"/>
              <w:jc w:val="center"/>
              <w:outlineLvl w:val="0"/>
              <w:rPr>
                <w:rFonts w:ascii="Arial" w:eastAsia="Times New Roman" w:hAnsi="Arial" w:cs="Arial"/>
                <w:bCs/>
                <w:kern w:val="32"/>
                <w:sz w:val="20"/>
                <w:szCs w:val="20"/>
                <w:lang w:val="en-US"/>
              </w:rPr>
            </w:pPr>
            <w:r>
              <w:rPr>
                <w:rFonts w:ascii="Arial" w:eastAsia="Times New Roman" w:hAnsi="Arial" w:cs="Arial"/>
                <w:bCs/>
                <w:kern w:val="32"/>
                <w:sz w:val="20"/>
                <w:szCs w:val="20"/>
                <w:lang w:val="en-US"/>
              </w:rPr>
              <w:t>Date of admission</w:t>
            </w:r>
          </w:p>
        </w:tc>
      </w:tr>
      <w:tr w:rsidR="00F32FBC" w:rsidRPr="0060001A" w14:paraId="36D4A9A8" w14:textId="77777777" w:rsidTr="00C9296D">
        <w:trPr>
          <w:trHeight w:val="911"/>
        </w:trPr>
        <w:tc>
          <w:tcPr>
            <w:tcW w:w="2143" w:type="pct"/>
          </w:tcPr>
          <w:p w14:paraId="4D58FC8F" w14:textId="77777777" w:rsidR="00AA0B85" w:rsidRPr="00A07229" w:rsidRDefault="00AA0B85" w:rsidP="00AA0B85">
            <w:pPr>
              <w:spacing w:after="0" w:line="240" w:lineRule="auto"/>
              <w:ind w:left="284"/>
              <w:rPr>
                <w:rFonts w:ascii="Arial" w:eastAsia="Times New Roman" w:hAnsi="Arial" w:cs="Times New Roman"/>
                <w:sz w:val="20"/>
                <w:szCs w:val="20"/>
              </w:rPr>
            </w:pPr>
            <w:r w:rsidRPr="00A07229">
              <w:rPr>
                <w:rFonts w:ascii="Arial" w:eastAsia="Times New Roman" w:hAnsi="Arial" w:cs="Times New Roman"/>
                <w:sz w:val="20"/>
                <w:szCs w:val="20"/>
              </w:rPr>
              <w:t>White Bridge College</w:t>
            </w:r>
          </w:p>
          <w:p w14:paraId="69DDD9C8" w14:textId="77777777" w:rsidR="00AA0B85" w:rsidRPr="00A07229" w:rsidRDefault="00AA0B85" w:rsidP="00AA0B85">
            <w:pPr>
              <w:spacing w:after="0" w:line="240" w:lineRule="auto"/>
              <w:ind w:left="284"/>
              <w:rPr>
                <w:rFonts w:ascii="Arial" w:eastAsia="Times New Roman" w:hAnsi="Arial" w:cs="Times New Roman"/>
                <w:sz w:val="20"/>
                <w:szCs w:val="20"/>
              </w:rPr>
            </w:pPr>
            <w:r w:rsidRPr="00A07229">
              <w:rPr>
                <w:rFonts w:ascii="Arial" w:eastAsia="Times New Roman" w:hAnsi="Arial" w:cs="Times New Roman"/>
                <w:sz w:val="20"/>
                <w:szCs w:val="20"/>
              </w:rPr>
              <w:t>Globe Lane</w:t>
            </w:r>
          </w:p>
          <w:p w14:paraId="7EF8B3B4" w14:textId="77777777" w:rsidR="00AA0B85" w:rsidRPr="00A07229" w:rsidRDefault="00AA0B85" w:rsidP="00AA0B85">
            <w:pPr>
              <w:spacing w:after="0" w:line="240" w:lineRule="auto"/>
              <w:ind w:left="284"/>
              <w:rPr>
                <w:rFonts w:ascii="Arial" w:eastAsia="Times New Roman" w:hAnsi="Arial" w:cs="Times New Roman"/>
                <w:sz w:val="20"/>
                <w:szCs w:val="20"/>
              </w:rPr>
            </w:pPr>
            <w:r w:rsidRPr="00A07229">
              <w:rPr>
                <w:rFonts w:ascii="Arial" w:eastAsia="Times New Roman" w:hAnsi="Arial" w:cs="Times New Roman"/>
                <w:sz w:val="20"/>
                <w:szCs w:val="20"/>
              </w:rPr>
              <w:t>Dukinfield</w:t>
            </w:r>
          </w:p>
          <w:p w14:paraId="26130FBB" w14:textId="77777777" w:rsidR="00AA0B85" w:rsidRPr="00A07229" w:rsidRDefault="00AA0B85" w:rsidP="00AA0B85">
            <w:pPr>
              <w:spacing w:after="0" w:line="240" w:lineRule="auto"/>
              <w:ind w:left="284"/>
              <w:rPr>
                <w:rFonts w:ascii="Arial" w:eastAsia="Times New Roman" w:hAnsi="Arial" w:cs="Times New Roman"/>
                <w:sz w:val="20"/>
                <w:szCs w:val="20"/>
              </w:rPr>
            </w:pPr>
            <w:r w:rsidRPr="00A07229">
              <w:rPr>
                <w:rFonts w:ascii="Arial" w:eastAsia="Times New Roman" w:hAnsi="Arial" w:cs="Times New Roman"/>
                <w:sz w:val="20"/>
                <w:szCs w:val="20"/>
              </w:rPr>
              <w:t>SK16 4UJ</w:t>
            </w:r>
          </w:p>
          <w:p w14:paraId="444F3ED7" w14:textId="77777777" w:rsidR="00AA0B85" w:rsidRPr="00A07229" w:rsidRDefault="00AA0B85" w:rsidP="00AA0B85">
            <w:pPr>
              <w:spacing w:after="0" w:line="240" w:lineRule="auto"/>
              <w:ind w:left="284"/>
              <w:rPr>
                <w:rFonts w:ascii="Arial" w:eastAsia="Times New Roman" w:hAnsi="Arial" w:cs="Times New Roman"/>
                <w:sz w:val="20"/>
                <w:szCs w:val="20"/>
              </w:rPr>
            </w:pPr>
            <w:r w:rsidRPr="00A07229">
              <w:rPr>
                <w:rFonts w:ascii="Arial" w:eastAsia="Times New Roman" w:hAnsi="Arial" w:cs="Times New Roman"/>
                <w:sz w:val="20"/>
                <w:szCs w:val="20"/>
              </w:rPr>
              <w:t>Contact number: 0161 214 8484</w:t>
            </w:r>
          </w:p>
          <w:p w14:paraId="2F2AAA01" w14:textId="45A6BA33" w:rsidR="00AA0B85" w:rsidRPr="00A07229" w:rsidRDefault="00AA0B85" w:rsidP="00AA0B85">
            <w:pPr>
              <w:spacing w:after="0" w:line="240" w:lineRule="auto"/>
              <w:ind w:left="284"/>
              <w:rPr>
                <w:rFonts w:ascii="Arial" w:eastAsia="Times New Roman" w:hAnsi="Arial" w:cs="Times New Roman"/>
                <w:sz w:val="20"/>
                <w:szCs w:val="20"/>
              </w:rPr>
            </w:pPr>
            <w:r w:rsidRPr="00A07229">
              <w:rPr>
                <w:rFonts w:ascii="Arial" w:eastAsia="Times New Roman" w:hAnsi="Arial" w:cs="Times New Roman"/>
                <w:sz w:val="20"/>
                <w:szCs w:val="20"/>
              </w:rPr>
              <w:t xml:space="preserve">E-mail: </w:t>
            </w:r>
            <w:proofErr w:type="spellStart"/>
            <w:proofErr w:type="gramStart"/>
            <w:r w:rsidRPr="00A07229">
              <w:rPr>
                <w:rFonts w:ascii="Arial" w:eastAsia="Times New Roman" w:hAnsi="Arial" w:cs="Times New Roman"/>
                <w:sz w:val="20"/>
                <w:szCs w:val="20"/>
              </w:rPr>
              <w:t>s.connor</w:t>
            </w:r>
            <w:proofErr w:type="gramEnd"/>
            <w:r w:rsidRPr="00A07229">
              <w:rPr>
                <w:rFonts w:ascii="Arial" w:eastAsia="Times New Roman" w:hAnsi="Arial" w:cs="Times New Roman"/>
                <w:sz w:val="20"/>
                <w:szCs w:val="20"/>
              </w:rPr>
              <w:t>@</w:t>
            </w:r>
            <w:r>
              <w:rPr>
                <w:rFonts w:ascii="Arial" w:eastAsia="Times New Roman" w:hAnsi="Arial" w:cs="Times New Roman"/>
                <w:sz w:val="20"/>
                <w:szCs w:val="20"/>
              </w:rPr>
              <w:t>acttapa</w:t>
            </w:r>
            <w:proofErr w:type="spellEnd"/>
          </w:p>
          <w:p w14:paraId="12C8B16C" w14:textId="2179966C" w:rsidR="00AA0B85" w:rsidRPr="00A07229" w:rsidRDefault="00AA0B85" w:rsidP="00AA0B85">
            <w:pPr>
              <w:spacing w:after="0" w:line="240" w:lineRule="auto"/>
              <w:ind w:left="284"/>
              <w:rPr>
                <w:rFonts w:ascii="Arial" w:eastAsia="Times New Roman" w:hAnsi="Arial" w:cs="Times New Roman"/>
                <w:sz w:val="20"/>
                <w:szCs w:val="20"/>
              </w:rPr>
            </w:pPr>
            <w:r w:rsidRPr="00A07229">
              <w:rPr>
                <w:rFonts w:ascii="Arial" w:eastAsia="Times New Roman" w:hAnsi="Arial" w:cs="Times New Roman"/>
                <w:sz w:val="20"/>
                <w:szCs w:val="20"/>
              </w:rPr>
              <w:t xml:space="preserve">Head Teacher: </w:t>
            </w:r>
            <w:r>
              <w:rPr>
                <w:rFonts w:ascii="Arial" w:eastAsia="Times New Roman" w:hAnsi="Arial" w:cs="Times New Roman"/>
                <w:sz w:val="20"/>
                <w:szCs w:val="20"/>
              </w:rPr>
              <w:t>Suzie Connor</w:t>
            </w:r>
          </w:p>
          <w:p w14:paraId="384B3388" w14:textId="77777777" w:rsidR="00AA0B85" w:rsidRPr="00A07229" w:rsidRDefault="00AA0B85" w:rsidP="00AA0B85">
            <w:pPr>
              <w:spacing w:after="0" w:line="240" w:lineRule="auto"/>
              <w:ind w:left="284"/>
              <w:rPr>
                <w:rFonts w:ascii="Arial" w:eastAsia="Times New Roman" w:hAnsi="Arial" w:cs="Times New Roman"/>
                <w:sz w:val="20"/>
                <w:szCs w:val="20"/>
              </w:rPr>
            </w:pPr>
            <w:r w:rsidRPr="00A07229">
              <w:rPr>
                <w:rFonts w:ascii="Arial" w:eastAsia="Times New Roman" w:hAnsi="Arial" w:cs="Times New Roman"/>
                <w:sz w:val="20"/>
                <w:szCs w:val="20"/>
              </w:rPr>
              <w:t>SENCO: Suzie Connor</w:t>
            </w:r>
          </w:p>
          <w:p w14:paraId="043A58F6" w14:textId="7E84F286" w:rsidR="00C9296D" w:rsidRPr="00C9296D" w:rsidRDefault="00C9296D" w:rsidP="00C9296D">
            <w:pPr>
              <w:spacing w:after="0" w:line="240" w:lineRule="auto"/>
              <w:ind w:left="284"/>
              <w:rPr>
                <w:rFonts w:ascii="Arial" w:eastAsia="Times New Roman" w:hAnsi="Arial" w:cs="Times New Roman"/>
                <w:sz w:val="20"/>
                <w:szCs w:val="20"/>
              </w:rPr>
            </w:pPr>
          </w:p>
        </w:tc>
        <w:tc>
          <w:tcPr>
            <w:tcW w:w="2105" w:type="pct"/>
          </w:tcPr>
          <w:p w14:paraId="4D738C24" w14:textId="3231CC23" w:rsidR="00F32FBC" w:rsidRPr="0060001A" w:rsidRDefault="00AA0B85" w:rsidP="00D35151">
            <w:pPr>
              <w:keepNext/>
              <w:spacing w:after="0" w:line="480" w:lineRule="atLeast"/>
              <w:outlineLvl w:val="0"/>
              <w:rPr>
                <w:rFonts w:ascii="Arial" w:eastAsia="Times New Roman" w:hAnsi="Arial" w:cs="Arial"/>
                <w:bCs/>
                <w:kern w:val="32"/>
                <w:sz w:val="20"/>
                <w:szCs w:val="20"/>
                <w:lang w:val="en-US"/>
              </w:rPr>
            </w:pPr>
            <w:r>
              <w:rPr>
                <w:rFonts w:ascii="Arial" w:eastAsia="Times New Roman" w:hAnsi="Arial" w:cs="Arial"/>
                <w:bCs/>
                <w:kern w:val="32"/>
                <w:sz w:val="20"/>
                <w:szCs w:val="20"/>
                <w:lang w:val="en-US"/>
              </w:rPr>
              <w:t>Alternative Provision Academy</w:t>
            </w:r>
          </w:p>
        </w:tc>
        <w:tc>
          <w:tcPr>
            <w:tcW w:w="752" w:type="pct"/>
          </w:tcPr>
          <w:p w14:paraId="64D41273" w14:textId="64A95BA2" w:rsidR="00F32FBC" w:rsidRPr="0060001A" w:rsidRDefault="003422CA" w:rsidP="00F32FBC">
            <w:pPr>
              <w:keepNext/>
              <w:spacing w:after="0" w:line="480" w:lineRule="atLeast"/>
              <w:outlineLvl w:val="0"/>
              <w:rPr>
                <w:rFonts w:ascii="Arial" w:eastAsia="Times New Roman" w:hAnsi="Arial" w:cs="Arial"/>
                <w:bCs/>
                <w:kern w:val="32"/>
                <w:sz w:val="20"/>
                <w:szCs w:val="20"/>
                <w:lang w:val="en-US"/>
              </w:rPr>
            </w:pPr>
            <w:r w:rsidRPr="003422CA">
              <w:rPr>
                <w:rFonts w:ascii="Arial" w:eastAsia="Times New Roman" w:hAnsi="Arial" w:cs="Arial"/>
                <w:bCs/>
                <w:kern w:val="32"/>
                <w:sz w:val="20"/>
                <w:szCs w:val="20"/>
              </w:rPr>
              <w:t>25-02-2025</w:t>
            </w:r>
          </w:p>
        </w:tc>
      </w:tr>
      <w:tr w:rsidR="00F32FBC" w:rsidRPr="0060001A" w14:paraId="7B13EC22" w14:textId="77777777" w:rsidTr="00C9296D">
        <w:trPr>
          <w:trHeight w:val="562"/>
        </w:trPr>
        <w:tc>
          <w:tcPr>
            <w:tcW w:w="2143" w:type="pct"/>
          </w:tcPr>
          <w:p w14:paraId="177D70BE" w14:textId="77777777" w:rsidR="00F32FBC" w:rsidRPr="0060001A" w:rsidRDefault="00F32FBC" w:rsidP="00F32FBC">
            <w:pPr>
              <w:keepNext/>
              <w:spacing w:after="0" w:line="480" w:lineRule="atLeast"/>
              <w:jc w:val="center"/>
              <w:outlineLvl w:val="0"/>
              <w:rPr>
                <w:rFonts w:ascii="Arial" w:eastAsia="Times New Roman" w:hAnsi="Arial" w:cs="Arial"/>
                <w:bCs/>
                <w:kern w:val="32"/>
                <w:sz w:val="20"/>
                <w:szCs w:val="20"/>
                <w:lang w:val="en-US"/>
              </w:rPr>
            </w:pPr>
            <w:r w:rsidRPr="0060001A">
              <w:rPr>
                <w:rFonts w:ascii="Arial" w:eastAsia="Times New Roman" w:hAnsi="Arial" w:cs="Arial"/>
                <w:bCs/>
                <w:kern w:val="32"/>
                <w:sz w:val="20"/>
                <w:szCs w:val="20"/>
                <w:lang w:val="en-US"/>
              </w:rPr>
              <w:t xml:space="preserve">Previous </w:t>
            </w:r>
            <w:r w:rsidR="008C7727">
              <w:rPr>
                <w:rFonts w:ascii="Arial" w:eastAsia="Times New Roman" w:hAnsi="Arial" w:cs="Arial"/>
                <w:bCs/>
                <w:kern w:val="32"/>
                <w:sz w:val="20"/>
                <w:szCs w:val="20"/>
                <w:lang w:val="en-US"/>
              </w:rPr>
              <w:t>Educational</w:t>
            </w:r>
            <w:r w:rsidRPr="0060001A">
              <w:rPr>
                <w:rFonts w:ascii="Arial" w:eastAsia="Times New Roman" w:hAnsi="Arial" w:cs="Arial"/>
                <w:bCs/>
                <w:kern w:val="32"/>
                <w:sz w:val="20"/>
                <w:szCs w:val="20"/>
                <w:lang w:val="en-US"/>
              </w:rPr>
              <w:t xml:space="preserve"> </w:t>
            </w:r>
            <w:r w:rsidR="008C7727">
              <w:rPr>
                <w:rFonts w:ascii="Arial" w:eastAsia="Times New Roman" w:hAnsi="Arial" w:cs="Arial"/>
                <w:bCs/>
                <w:kern w:val="32"/>
                <w:sz w:val="20"/>
                <w:szCs w:val="20"/>
                <w:lang w:val="en-US"/>
              </w:rPr>
              <w:t>S</w:t>
            </w:r>
            <w:r w:rsidRPr="0060001A">
              <w:rPr>
                <w:rFonts w:ascii="Arial" w:eastAsia="Times New Roman" w:hAnsi="Arial" w:cs="Arial"/>
                <w:bCs/>
                <w:kern w:val="32"/>
                <w:sz w:val="20"/>
                <w:szCs w:val="20"/>
                <w:lang w:val="en-US"/>
              </w:rPr>
              <w:t>etting/ School</w:t>
            </w:r>
          </w:p>
        </w:tc>
        <w:tc>
          <w:tcPr>
            <w:tcW w:w="2105" w:type="pct"/>
          </w:tcPr>
          <w:p w14:paraId="425AF347" w14:textId="77777777" w:rsidR="00F32FBC" w:rsidRPr="0060001A" w:rsidRDefault="00F32FBC" w:rsidP="00F32FBC">
            <w:pPr>
              <w:keepNext/>
              <w:spacing w:after="0" w:line="480" w:lineRule="atLeast"/>
              <w:jc w:val="center"/>
              <w:outlineLvl w:val="0"/>
              <w:rPr>
                <w:rFonts w:ascii="Arial" w:eastAsia="Times New Roman" w:hAnsi="Arial" w:cs="Arial"/>
                <w:bCs/>
                <w:kern w:val="32"/>
                <w:sz w:val="20"/>
                <w:szCs w:val="20"/>
                <w:lang w:val="en-US"/>
              </w:rPr>
            </w:pPr>
            <w:r w:rsidRPr="0060001A">
              <w:rPr>
                <w:rFonts w:ascii="Arial" w:eastAsia="Times New Roman" w:hAnsi="Arial" w:cs="Arial"/>
                <w:bCs/>
                <w:kern w:val="32"/>
                <w:sz w:val="20"/>
                <w:szCs w:val="20"/>
                <w:lang w:val="en-US"/>
              </w:rPr>
              <w:t>Type of Provision</w:t>
            </w:r>
          </w:p>
        </w:tc>
        <w:tc>
          <w:tcPr>
            <w:tcW w:w="752" w:type="pct"/>
          </w:tcPr>
          <w:p w14:paraId="3633C4DC" w14:textId="77777777" w:rsidR="00F32FBC" w:rsidRPr="0060001A" w:rsidRDefault="007D1685" w:rsidP="00F32FBC">
            <w:pPr>
              <w:keepNext/>
              <w:spacing w:after="0" w:line="480" w:lineRule="atLeast"/>
              <w:jc w:val="center"/>
              <w:outlineLvl w:val="0"/>
              <w:rPr>
                <w:rFonts w:ascii="Arial" w:eastAsia="Times New Roman" w:hAnsi="Arial" w:cs="Arial"/>
                <w:bCs/>
                <w:kern w:val="32"/>
                <w:sz w:val="20"/>
                <w:szCs w:val="20"/>
                <w:lang w:val="en-US"/>
              </w:rPr>
            </w:pPr>
            <w:r>
              <w:rPr>
                <w:rFonts w:ascii="Arial" w:eastAsia="Times New Roman" w:hAnsi="Arial" w:cs="Arial"/>
                <w:bCs/>
                <w:kern w:val="32"/>
                <w:sz w:val="20"/>
                <w:szCs w:val="20"/>
                <w:lang w:val="en-US"/>
              </w:rPr>
              <w:t>Dates Attended</w:t>
            </w:r>
          </w:p>
        </w:tc>
      </w:tr>
      <w:tr w:rsidR="00F32FBC" w:rsidRPr="003422CA" w14:paraId="380D1C88" w14:textId="77777777" w:rsidTr="00C9296D">
        <w:trPr>
          <w:trHeight w:val="562"/>
        </w:trPr>
        <w:tc>
          <w:tcPr>
            <w:tcW w:w="2143" w:type="pct"/>
          </w:tcPr>
          <w:p w14:paraId="4656C7BE" w14:textId="5EC58121" w:rsidR="00F32FBC" w:rsidRPr="003422CA" w:rsidRDefault="00200363" w:rsidP="00F32FBC">
            <w:pPr>
              <w:keepNext/>
              <w:spacing w:after="0" w:line="480" w:lineRule="atLeast"/>
              <w:outlineLvl w:val="0"/>
              <w:rPr>
                <w:rFonts w:ascii="Arial" w:eastAsia="Times New Roman" w:hAnsi="Arial" w:cs="Arial"/>
                <w:bCs/>
                <w:kern w:val="32"/>
                <w:sz w:val="20"/>
                <w:szCs w:val="20"/>
                <w:lang w:val="en-US"/>
              </w:rPr>
            </w:pPr>
            <w:r w:rsidRPr="003422CA">
              <w:rPr>
                <w:rFonts w:ascii="Arial" w:eastAsia="Times New Roman" w:hAnsi="Arial" w:cs="Arial"/>
                <w:bCs/>
                <w:kern w:val="32"/>
                <w:sz w:val="20"/>
                <w:szCs w:val="20"/>
                <w:lang w:val="en-US"/>
              </w:rPr>
              <w:tab/>
              <w:t>Alder Community High School</w:t>
            </w:r>
            <w:r w:rsidRPr="003422CA">
              <w:rPr>
                <w:rFonts w:ascii="Arial" w:eastAsia="Times New Roman" w:hAnsi="Arial" w:cs="Arial"/>
                <w:bCs/>
                <w:kern w:val="32"/>
                <w:sz w:val="20"/>
                <w:szCs w:val="20"/>
                <w:lang w:val="en-US"/>
              </w:rPr>
              <w:tab/>
            </w:r>
          </w:p>
          <w:p w14:paraId="0A399360" w14:textId="77777777" w:rsidR="00C9296D" w:rsidRPr="003422CA" w:rsidRDefault="00C9296D" w:rsidP="00F32FBC">
            <w:pPr>
              <w:keepNext/>
              <w:spacing w:after="0" w:line="480" w:lineRule="atLeast"/>
              <w:outlineLvl w:val="0"/>
              <w:rPr>
                <w:rFonts w:ascii="Arial" w:eastAsia="Times New Roman" w:hAnsi="Arial" w:cs="Arial"/>
                <w:bCs/>
                <w:kern w:val="32"/>
                <w:sz w:val="20"/>
                <w:szCs w:val="20"/>
                <w:lang w:val="en-US"/>
              </w:rPr>
            </w:pPr>
          </w:p>
        </w:tc>
        <w:tc>
          <w:tcPr>
            <w:tcW w:w="2105" w:type="pct"/>
          </w:tcPr>
          <w:p w14:paraId="5DD78B10" w14:textId="406615C0" w:rsidR="00F32FBC" w:rsidRPr="003422CA" w:rsidRDefault="00C94E66" w:rsidP="00F32FBC">
            <w:pPr>
              <w:keepNext/>
              <w:spacing w:after="0" w:line="480" w:lineRule="atLeast"/>
              <w:jc w:val="center"/>
              <w:outlineLvl w:val="0"/>
              <w:rPr>
                <w:rFonts w:ascii="Arial" w:eastAsia="Times New Roman" w:hAnsi="Arial" w:cs="Arial"/>
                <w:bCs/>
                <w:kern w:val="32"/>
                <w:sz w:val="20"/>
                <w:szCs w:val="20"/>
                <w:lang w:val="en-US"/>
              </w:rPr>
            </w:pPr>
            <w:r w:rsidRPr="003422CA">
              <w:rPr>
                <w:rFonts w:ascii="Arial" w:eastAsia="Times New Roman" w:hAnsi="Arial" w:cs="Arial"/>
                <w:bCs/>
                <w:kern w:val="32"/>
                <w:sz w:val="20"/>
                <w:szCs w:val="20"/>
                <w:lang w:val="en-US"/>
              </w:rPr>
              <w:t>Mainstream Secondary</w:t>
            </w:r>
          </w:p>
        </w:tc>
        <w:tc>
          <w:tcPr>
            <w:tcW w:w="752" w:type="pct"/>
          </w:tcPr>
          <w:p w14:paraId="26192AF5" w14:textId="77777777" w:rsidR="00F32FBC" w:rsidRPr="003422CA" w:rsidRDefault="00200363" w:rsidP="00D00E25">
            <w:pPr>
              <w:keepNext/>
              <w:spacing w:after="0" w:line="480" w:lineRule="atLeast"/>
              <w:outlineLvl w:val="0"/>
              <w:rPr>
                <w:rFonts w:ascii="Arial" w:eastAsia="Times New Roman" w:hAnsi="Arial" w:cs="Arial"/>
                <w:bCs/>
                <w:kern w:val="32"/>
                <w:sz w:val="20"/>
                <w:szCs w:val="20"/>
                <w:lang w:val="en-US"/>
              </w:rPr>
            </w:pPr>
            <w:r w:rsidRPr="003422CA">
              <w:rPr>
                <w:rFonts w:ascii="Arial" w:eastAsia="Times New Roman" w:hAnsi="Arial" w:cs="Arial"/>
                <w:bCs/>
                <w:kern w:val="32"/>
                <w:sz w:val="20"/>
                <w:szCs w:val="20"/>
                <w:lang w:val="en-US"/>
              </w:rPr>
              <w:t>02 Sep 2024-</w:t>
            </w:r>
          </w:p>
          <w:p w14:paraId="73E43620" w14:textId="77777777" w:rsidR="00200363" w:rsidRPr="003422CA" w:rsidRDefault="00200363" w:rsidP="00D00E25">
            <w:pPr>
              <w:keepNext/>
              <w:spacing w:after="0" w:line="480" w:lineRule="atLeast"/>
              <w:outlineLvl w:val="0"/>
              <w:rPr>
                <w:rFonts w:ascii="Arial" w:eastAsia="Times New Roman" w:hAnsi="Arial" w:cs="Arial"/>
                <w:bCs/>
                <w:kern w:val="32"/>
                <w:sz w:val="20"/>
                <w:szCs w:val="20"/>
                <w:lang w:val="en-US"/>
              </w:rPr>
            </w:pPr>
            <w:r w:rsidRPr="003422CA">
              <w:rPr>
                <w:rFonts w:ascii="Arial" w:eastAsia="Times New Roman" w:hAnsi="Arial" w:cs="Arial"/>
                <w:bCs/>
                <w:kern w:val="32"/>
                <w:sz w:val="20"/>
                <w:szCs w:val="20"/>
                <w:lang w:val="en-US"/>
              </w:rPr>
              <w:t>Permanent exclusion-</w:t>
            </w:r>
          </w:p>
          <w:p w14:paraId="30FEBFB4" w14:textId="2EC2A9A0" w:rsidR="00200363" w:rsidRPr="003422CA" w:rsidRDefault="00827D33" w:rsidP="00D00E25">
            <w:pPr>
              <w:keepNext/>
              <w:spacing w:after="0" w:line="480" w:lineRule="atLeast"/>
              <w:outlineLvl w:val="0"/>
              <w:rPr>
                <w:rFonts w:ascii="Arial" w:eastAsia="Times New Roman" w:hAnsi="Arial" w:cs="Arial"/>
                <w:bCs/>
                <w:kern w:val="32"/>
                <w:sz w:val="20"/>
                <w:szCs w:val="20"/>
                <w:lang w:val="en-US"/>
              </w:rPr>
            </w:pPr>
            <w:r w:rsidRPr="003422CA">
              <w:rPr>
                <w:rFonts w:ascii="Arial" w:eastAsia="Times New Roman" w:hAnsi="Arial" w:cs="Arial"/>
                <w:bCs/>
                <w:kern w:val="32"/>
                <w:sz w:val="20"/>
                <w:szCs w:val="20"/>
                <w:lang w:val="en-US"/>
              </w:rPr>
              <w:t>10/02/2025</w:t>
            </w:r>
          </w:p>
        </w:tc>
      </w:tr>
    </w:tbl>
    <w:p w14:paraId="6A0C5376" w14:textId="77777777" w:rsidR="00845821" w:rsidRDefault="00845821" w:rsidP="00845821">
      <w:pPr>
        <w:spacing w:after="0" w:line="240" w:lineRule="auto"/>
        <w:rPr>
          <w:rFonts w:ascii="Arial" w:eastAsia="Times New Roman" w:hAnsi="Arial" w:cs="Times New Roman"/>
          <w:sz w:val="20"/>
          <w:szCs w:val="20"/>
        </w:rPr>
      </w:pPr>
    </w:p>
    <w:p w14:paraId="75EACFB3" w14:textId="77777777" w:rsidR="00ED5387" w:rsidRPr="00845821" w:rsidRDefault="005B30E9" w:rsidP="00845821">
      <w:pPr>
        <w:spacing w:after="0" w:line="240" w:lineRule="auto"/>
        <w:rPr>
          <w:rFonts w:ascii="Arial" w:eastAsia="Times New Roman" w:hAnsi="Arial" w:cs="Times New Roman"/>
          <w:b/>
          <w:sz w:val="20"/>
          <w:szCs w:val="20"/>
        </w:rPr>
      </w:pPr>
      <w:r>
        <w:rPr>
          <w:rFonts w:ascii="Arial" w:eastAsia="Times New Roman" w:hAnsi="Arial" w:cs="Arial"/>
          <w:b/>
          <w:color w:val="000000"/>
          <w:sz w:val="20"/>
          <w:szCs w:val="20"/>
        </w:rPr>
        <w:t xml:space="preserve">Summary of </w:t>
      </w:r>
      <w:r w:rsidR="00E82458">
        <w:rPr>
          <w:rFonts w:ascii="Arial" w:eastAsia="Times New Roman" w:hAnsi="Arial" w:cs="Arial"/>
          <w:b/>
          <w:color w:val="000000"/>
          <w:sz w:val="20"/>
          <w:szCs w:val="20"/>
        </w:rPr>
        <w:t>p</w:t>
      </w:r>
      <w:r w:rsidR="00ED5387">
        <w:rPr>
          <w:rFonts w:ascii="Arial" w:eastAsia="Times New Roman" w:hAnsi="Arial" w:cs="Arial"/>
          <w:b/>
          <w:color w:val="000000"/>
          <w:sz w:val="20"/>
          <w:szCs w:val="20"/>
        </w:rPr>
        <w:t>arental views</w:t>
      </w:r>
      <w:r w:rsidR="007D1685">
        <w:rPr>
          <w:rFonts w:ascii="Arial" w:eastAsia="Times New Roman" w:hAnsi="Arial" w:cs="Arial"/>
          <w:b/>
          <w:color w:val="000000"/>
          <w:sz w:val="20"/>
          <w:szCs w:val="20"/>
        </w:rPr>
        <w:t xml:space="preserve"> and involvement</w:t>
      </w:r>
      <w:r w:rsidR="00553144">
        <w:rPr>
          <w:rFonts w:ascii="Arial" w:eastAsia="Times New Roman" w:hAnsi="Arial" w:cs="Arial"/>
          <w:b/>
          <w:color w:val="000000"/>
          <w:sz w:val="20"/>
          <w:szCs w:val="20"/>
        </w:rPr>
        <w:t xml:space="preserve"> – include </w:t>
      </w:r>
      <w:r w:rsidR="00DF673A">
        <w:rPr>
          <w:rFonts w:ascii="Arial" w:eastAsia="Times New Roman" w:hAnsi="Arial" w:cs="Arial"/>
          <w:b/>
          <w:color w:val="000000"/>
          <w:sz w:val="20"/>
          <w:szCs w:val="20"/>
        </w:rPr>
        <w:t xml:space="preserve">their </w:t>
      </w:r>
      <w:r w:rsidR="00553144">
        <w:rPr>
          <w:rFonts w:ascii="Arial" w:eastAsia="Times New Roman" w:hAnsi="Arial" w:cs="Arial"/>
          <w:b/>
          <w:color w:val="000000"/>
          <w:sz w:val="20"/>
          <w:szCs w:val="20"/>
        </w:rPr>
        <w:t>aspirations</w:t>
      </w:r>
      <w:r w:rsidR="00DF673A">
        <w:rPr>
          <w:rFonts w:ascii="Arial" w:eastAsia="Times New Roman" w:hAnsi="Arial" w:cs="Arial"/>
          <w:b/>
          <w:color w:val="000000"/>
          <w:sz w:val="20"/>
          <w:szCs w:val="20"/>
        </w:rPr>
        <w:t xml:space="preserve"> for their child</w:t>
      </w:r>
    </w:p>
    <w:p w14:paraId="4C2EED34" w14:textId="77777777" w:rsidR="00ED5387" w:rsidRDefault="00ED5387" w:rsidP="00F32FBC">
      <w:pPr>
        <w:spacing w:after="0" w:line="240" w:lineRule="auto"/>
        <w:rPr>
          <w:rFonts w:ascii="Arial" w:eastAsia="Times New Roman" w:hAnsi="Arial" w:cs="Arial"/>
          <w:b/>
          <w:color w:val="000000"/>
          <w:sz w:val="20"/>
          <w:szCs w:val="20"/>
        </w:rPr>
      </w:pPr>
    </w:p>
    <w:tbl>
      <w:tblPr>
        <w:tblStyle w:val="TableGrid"/>
        <w:tblW w:w="0" w:type="auto"/>
        <w:tblLook w:val="04A0" w:firstRow="1" w:lastRow="0" w:firstColumn="1" w:lastColumn="0" w:noHBand="0" w:noVBand="1"/>
      </w:tblPr>
      <w:tblGrid>
        <w:gridCol w:w="13948"/>
      </w:tblGrid>
      <w:tr w:rsidR="00ED5387" w14:paraId="02DD67E7" w14:textId="77777777" w:rsidTr="00ED5387">
        <w:tc>
          <w:tcPr>
            <w:tcW w:w="14174" w:type="dxa"/>
          </w:tcPr>
          <w:p w14:paraId="3F4EC260" w14:textId="77777777" w:rsidR="00ED5387" w:rsidRDefault="00ED5387" w:rsidP="00F32FBC">
            <w:pPr>
              <w:rPr>
                <w:rFonts w:ascii="Arial" w:hAnsi="Arial" w:cs="Arial"/>
                <w:b/>
                <w:color w:val="000000"/>
              </w:rPr>
            </w:pPr>
          </w:p>
          <w:p w14:paraId="4B83B896" w14:textId="77777777" w:rsidR="00ED5387" w:rsidRDefault="00ED5387" w:rsidP="00F32FBC">
            <w:pPr>
              <w:rPr>
                <w:rFonts w:ascii="Arial" w:hAnsi="Arial" w:cs="Arial"/>
                <w:b/>
                <w:color w:val="000000"/>
              </w:rPr>
            </w:pPr>
          </w:p>
          <w:p w14:paraId="174D38EC" w14:textId="77777777" w:rsidR="00ED5387" w:rsidRDefault="00ED5387" w:rsidP="00F32FBC">
            <w:pPr>
              <w:rPr>
                <w:rFonts w:ascii="Arial" w:hAnsi="Arial" w:cs="Arial"/>
                <w:b/>
                <w:color w:val="000000"/>
              </w:rPr>
            </w:pPr>
          </w:p>
          <w:p w14:paraId="088D74D4" w14:textId="77777777" w:rsidR="00ED5387" w:rsidRDefault="00ED5387" w:rsidP="00F32FBC">
            <w:pPr>
              <w:rPr>
                <w:rFonts w:ascii="Arial" w:hAnsi="Arial" w:cs="Arial"/>
                <w:b/>
                <w:color w:val="000000"/>
              </w:rPr>
            </w:pPr>
          </w:p>
          <w:p w14:paraId="39D90916" w14:textId="508B87EE" w:rsidR="00845821" w:rsidRDefault="004D1BA7" w:rsidP="00F32FBC">
            <w:pPr>
              <w:rPr>
                <w:rFonts w:ascii="Arial" w:hAnsi="Arial" w:cs="Arial"/>
                <w:b/>
                <w:color w:val="000000"/>
              </w:rPr>
            </w:pPr>
            <w:r>
              <w:rPr>
                <w:rFonts w:ascii="Arial" w:hAnsi="Arial" w:cs="Arial"/>
                <w:b/>
                <w:color w:val="000000"/>
              </w:rPr>
              <w:t>Mum’s views recorded on All about me.</w:t>
            </w:r>
          </w:p>
          <w:p w14:paraId="563E53FA" w14:textId="77777777" w:rsidR="00845821" w:rsidRDefault="00845821" w:rsidP="00F32FBC">
            <w:pPr>
              <w:rPr>
                <w:rFonts w:ascii="Arial" w:hAnsi="Arial" w:cs="Arial"/>
                <w:b/>
                <w:color w:val="000000"/>
              </w:rPr>
            </w:pPr>
          </w:p>
          <w:p w14:paraId="3028867F" w14:textId="77777777" w:rsidR="00845821" w:rsidRDefault="00845821" w:rsidP="00F32FBC">
            <w:pPr>
              <w:rPr>
                <w:rFonts w:ascii="Arial" w:hAnsi="Arial" w:cs="Arial"/>
                <w:b/>
                <w:color w:val="000000"/>
              </w:rPr>
            </w:pPr>
          </w:p>
          <w:p w14:paraId="1DBC8676" w14:textId="77777777" w:rsidR="00845821" w:rsidRDefault="00845821" w:rsidP="00F32FBC">
            <w:pPr>
              <w:rPr>
                <w:rFonts w:ascii="Arial" w:hAnsi="Arial" w:cs="Arial"/>
                <w:b/>
                <w:color w:val="000000"/>
              </w:rPr>
            </w:pPr>
          </w:p>
          <w:p w14:paraId="647F2BEA" w14:textId="77777777" w:rsidR="00845821" w:rsidRDefault="00845821" w:rsidP="00F32FBC">
            <w:pPr>
              <w:rPr>
                <w:rFonts w:ascii="Arial" w:hAnsi="Arial" w:cs="Arial"/>
                <w:b/>
                <w:color w:val="000000"/>
              </w:rPr>
            </w:pPr>
          </w:p>
          <w:p w14:paraId="7DC4A20C" w14:textId="77777777" w:rsidR="00845821" w:rsidRDefault="00845821" w:rsidP="00F32FBC">
            <w:pPr>
              <w:rPr>
                <w:rFonts w:ascii="Arial" w:hAnsi="Arial" w:cs="Arial"/>
                <w:b/>
                <w:color w:val="000000"/>
              </w:rPr>
            </w:pPr>
          </w:p>
          <w:p w14:paraId="7B8991BA" w14:textId="77777777" w:rsidR="00845821" w:rsidRDefault="00845821" w:rsidP="00F32FBC">
            <w:pPr>
              <w:rPr>
                <w:rFonts w:ascii="Arial" w:hAnsi="Arial" w:cs="Arial"/>
                <w:b/>
                <w:color w:val="000000"/>
              </w:rPr>
            </w:pPr>
          </w:p>
          <w:p w14:paraId="67A89803" w14:textId="77777777" w:rsidR="00845821" w:rsidRDefault="00845821" w:rsidP="00F32FBC">
            <w:pPr>
              <w:rPr>
                <w:rFonts w:ascii="Arial" w:hAnsi="Arial" w:cs="Arial"/>
                <w:b/>
                <w:color w:val="000000"/>
              </w:rPr>
            </w:pPr>
          </w:p>
          <w:p w14:paraId="49DC8647" w14:textId="77777777" w:rsidR="00ED5387" w:rsidRDefault="00ED5387" w:rsidP="00F32FBC">
            <w:pPr>
              <w:rPr>
                <w:rFonts w:ascii="Arial" w:hAnsi="Arial" w:cs="Arial"/>
                <w:b/>
                <w:color w:val="000000"/>
              </w:rPr>
            </w:pPr>
          </w:p>
          <w:p w14:paraId="2C182DCE" w14:textId="77777777" w:rsidR="00ED5387" w:rsidRDefault="00ED5387" w:rsidP="00F32FBC">
            <w:pPr>
              <w:rPr>
                <w:rFonts w:ascii="Arial" w:hAnsi="Arial" w:cs="Arial"/>
                <w:b/>
                <w:color w:val="000000"/>
              </w:rPr>
            </w:pPr>
          </w:p>
          <w:p w14:paraId="36A213C6" w14:textId="77777777" w:rsidR="00ED5387" w:rsidRDefault="00ED5387" w:rsidP="00F32FBC">
            <w:pPr>
              <w:rPr>
                <w:rFonts w:ascii="Arial" w:hAnsi="Arial" w:cs="Arial"/>
                <w:b/>
                <w:color w:val="000000"/>
              </w:rPr>
            </w:pPr>
          </w:p>
        </w:tc>
      </w:tr>
    </w:tbl>
    <w:p w14:paraId="02E7BBA6" w14:textId="77777777" w:rsidR="00ED5387" w:rsidRDefault="00ED5387" w:rsidP="00F32FBC">
      <w:pPr>
        <w:spacing w:after="0" w:line="240" w:lineRule="auto"/>
        <w:rPr>
          <w:rFonts w:ascii="Arial" w:eastAsia="Times New Roman" w:hAnsi="Arial" w:cs="Arial"/>
          <w:b/>
          <w:color w:val="000000"/>
          <w:sz w:val="20"/>
          <w:szCs w:val="20"/>
        </w:rPr>
      </w:pPr>
    </w:p>
    <w:p w14:paraId="0F1681AA" w14:textId="77777777" w:rsidR="00ED5387" w:rsidRDefault="002663E2" w:rsidP="00F32FBC">
      <w:pPr>
        <w:spacing w:after="0" w:line="240" w:lineRule="auto"/>
        <w:rPr>
          <w:rFonts w:ascii="Arial" w:eastAsia="Times New Roman" w:hAnsi="Arial" w:cs="Arial"/>
          <w:b/>
          <w:color w:val="000000"/>
          <w:sz w:val="20"/>
          <w:szCs w:val="20"/>
        </w:rPr>
      </w:pPr>
      <w:r>
        <w:rPr>
          <w:rFonts w:ascii="Arial" w:eastAsia="Times New Roman" w:hAnsi="Arial" w:cs="Arial"/>
          <w:b/>
          <w:color w:val="000000"/>
          <w:sz w:val="20"/>
          <w:szCs w:val="20"/>
        </w:rPr>
        <w:t xml:space="preserve">Summary </w:t>
      </w:r>
      <w:r w:rsidR="00E82458">
        <w:rPr>
          <w:rFonts w:ascii="Arial" w:eastAsia="Times New Roman" w:hAnsi="Arial" w:cs="Arial"/>
          <w:b/>
          <w:color w:val="000000"/>
          <w:sz w:val="20"/>
          <w:szCs w:val="20"/>
        </w:rPr>
        <w:t>child/ y</w:t>
      </w:r>
      <w:r w:rsidR="00AC7B6E">
        <w:rPr>
          <w:rFonts w:ascii="Arial" w:eastAsia="Times New Roman" w:hAnsi="Arial" w:cs="Arial"/>
          <w:b/>
          <w:color w:val="000000"/>
          <w:sz w:val="20"/>
          <w:szCs w:val="20"/>
        </w:rPr>
        <w:t>oung person’s views</w:t>
      </w:r>
      <w:r w:rsidR="00553144">
        <w:rPr>
          <w:rFonts w:ascii="Arial" w:eastAsia="Times New Roman" w:hAnsi="Arial" w:cs="Arial"/>
          <w:b/>
          <w:color w:val="000000"/>
          <w:sz w:val="20"/>
          <w:szCs w:val="20"/>
        </w:rPr>
        <w:t xml:space="preserve"> – include aspirations</w:t>
      </w:r>
      <w:r w:rsidR="00DF673A">
        <w:rPr>
          <w:rFonts w:ascii="Arial" w:eastAsia="Times New Roman" w:hAnsi="Arial" w:cs="Arial"/>
          <w:b/>
          <w:color w:val="000000"/>
          <w:sz w:val="20"/>
          <w:szCs w:val="20"/>
        </w:rPr>
        <w:t xml:space="preserve"> for the future </w:t>
      </w:r>
    </w:p>
    <w:p w14:paraId="6D78FD44" w14:textId="77777777" w:rsidR="00ED5387" w:rsidRDefault="00ED5387" w:rsidP="00F32FBC">
      <w:pPr>
        <w:spacing w:after="0" w:line="240" w:lineRule="auto"/>
        <w:rPr>
          <w:rFonts w:ascii="Arial" w:eastAsia="Times New Roman" w:hAnsi="Arial" w:cs="Arial"/>
          <w:b/>
          <w:color w:val="000000"/>
          <w:sz w:val="20"/>
          <w:szCs w:val="20"/>
        </w:rPr>
      </w:pPr>
    </w:p>
    <w:tbl>
      <w:tblPr>
        <w:tblStyle w:val="TableGrid"/>
        <w:tblW w:w="0" w:type="auto"/>
        <w:tblLook w:val="04A0" w:firstRow="1" w:lastRow="0" w:firstColumn="1" w:lastColumn="0" w:noHBand="0" w:noVBand="1"/>
      </w:tblPr>
      <w:tblGrid>
        <w:gridCol w:w="13948"/>
      </w:tblGrid>
      <w:tr w:rsidR="00AC7B6E" w14:paraId="69E30A73" w14:textId="77777777" w:rsidTr="00AC7B6E">
        <w:tc>
          <w:tcPr>
            <w:tcW w:w="14174" w:type="dxa"/>
          </w:tcPr>
          <w:p w14:paraId="5598F9DB" w14:textId="77777777" w:rsidR="00AC7B6E" w:rsidRDefault="00AC7B6E" w:rsidP="00F32FBC">
            <w:pPr>
              <w:rPr>
                <w:rFonts w:ascii="Arial" w:hAnsi="Arial" w:cs="Arial"/>
                <w:b/>
                <w:color w:val="000000"/>
              </w:rPr>
            </w:pPr>
          </w:p>
          <w:p w14:paraId="68B61A67" w14:textId="77777777" w:rsidR="00AC7B6E" w:rsidRDefault="00AC7B6E" w:rsidP="00F32FBC">
            <w:pPr>
              <w:rPr>
                <w:rFonts w:ascii="Arial" w:hAnsi="Arial" w:cs="Arial"/>
                <w:b/>
                <w:color w:val="000000"/>
              </w:rPr>
            </w:pPr>
          </w:p>
          <w:p w14:paraId="2D1FC513" w14:textId="77777777" w:rsidR="00AC7B6E" w:rsidRDefault="00AC7B6E" w:rsidP="00F32FBC">
            <w:pPr>
              <w:rPr>
                <w:rFonts w:ascii="Arial" w:hAnsi="Arial" w:cs="Arial"/>
                <w:b/>
                <w:color w:val="000000"/>
              </w:rPr>
            </w:pPr>
          </w:p>
          <w:p w14:paraId="36D833B5" w14:textId="77777777" w:rsidR="00AC7B6E" w:rsidRDefault="00AC7B6E" w:rsidP="00F32FBC">
            <w:pPr>
              <w:rPr>
                <w:rFonts w:ascii="Arial" w:hAnsi="Arial" w:cs="Arial"/>
                <w:b/>
                <w:color w:val="000000"/>
              </w:rPr>
            </w:pPr>
          </w:p>
          <w:p w14:paraId="1F447D60" w14:textId="570E1762" w:rsidR="00845821" w:rsidRDefault="006C40AE" w:rsidP="00F32FBC">
            <w:pPr>
              <w:rPr>
                <w:rFonts w:ascii="Arial" w:hAnsi="Arial" w:cs="Arial"/>
                <w:b/>
                <w:color w:val="000000"/>
              </w:rPr>
            </w:pPr>
            <w:r>
              <w:rPr>
                <w:rFonts w:ascii="Arial" w:hAnsi="Arial" w:cs="Arial"/>
                <w:b/>
                <w:color w:val="000000"/>
              </w:rPr>
              <w:t>Oscar’s views recorded on the All about me</w:t>
            </w:r>
          </w:p>
          <w:p w14:paraId="218A7E74" w14:textId="77777777" w:rsidR="00845821" w:rsidRDefault="00845821" w:rsidP="00F32FBC">
            <w:pPr>
              <w:rPr>
                <w:rFonts w:ascii="Arial" w:hAnsi="Arial" w:cs="Arial"/>
                <w:b/>
                <w:color w:val="000000"/>
              </w:rPr>
            </w:pPr>
          </w:p>
          <w:p w14:paraId="5921F2EB" w14:textId="77777777" w:rsidR="00845821" w:rsidRDefault="00845821" w:rsidP="00F32FBC">
            <w:pPr>
              <w:rPr>
                <w:rFonts w:ascii="Arial" w:hAnsi="Arial" w:cs="Arial"/>
                <w:b/>
                <w:color w:val="000000"/>
              </w:rPr>
            </w:pPr>
          </w:p>
          <w:p w14:paraId="067105DB" w14:textId="77777777" w:rsidR="00845821" w:rsidRDefault="00845821" w:rsidP="00F32FBC">
            <w:pPr>
              <w:rPr>
                <w:rFonts w:ascii="Arial" w:hAnsi="Arial" w:cs="Arial"/>
                <w:b/>
                <w:color w:val="000000"/>
              </w:rPr>
            </w:pPr>
          </w:p>
          <w:p w14:paraId="38FA45ED" w14:textId="77777777" w:rsidR="00845821" w:rsidRDefault="00845821" w:rsidP="00F32FBC">
            <w:pPr>
              <w:rPr>
                <w:rFonts w:ascii="Arial" w:hAnsi="Arial" w:cs="Arial"/>
                <w:b/>
                <w:color w:val="000000"/>
              </w:rPr>
            </w:pPr>
          </w:p>
          <w:p w14:paraId="745964BE" w14:textId="77777777" w:rsidR="00AC7B6E" w:rsidRDefault="00AC7B6E" w:rsidP="00F32FBC">
            <w:pPr>
              <w:rPr>
                <w:rFonts w:ascii="Arial" w:hAnsi="Arial" w:cs="Arial"/>
                <w:b/>
                <w:color w:val="000000"/>
              </w:rPr>
            </w:pPr>
          </w:p>
          <w:p w14:paraId="247AD073" w14:textId="77777777" w:rsidR="00AC7B6E" w:rsidRDefault="00AC7B6E" w:rsidP="00F32FBC">
            <w:pPr>
              <w:rPr>
                <w:rFonts w:ascii="Arial" w:hAnsi="Arial" w:cs="Arial"/>
                <w:b/>
                <w:color w:val="000000"/>
              </w:rPr>
            </w:pPr>
          </w:p>
          <w:p w14:paraId="169B9655" w14:textId="77777777" w:rsidR="00AC7B6E" w:rsidRDefault="00AC7B6E" w:rsidP="00F32FBC">
            <w:pPr>
              <w:rPr>
                <w:rFonts w:ascii="Arial" w:hAnsi="Arial" w:cs="Arial"/>
                <w:b/>
                <w:color w:val="000000"/>
              </w:rPr>
            </w:pPr>
          </w:p>
        </w:tc>
      </w:tr>
    </w:tbl>
    <w:p w14:paraId="4614DA3C" w14:textId="77777777" w:rsidR="00845821" w:rsidRDefault="00845821" w:rsidP="00FC5BB3">
      <w:pPr>
        <w:spacing w:after="0" w:line="240" w:lineRule="auto"/>
        <w:rPr>
          <w:rFonts w:ascii="Arial" w:eastAsia="Times New Roman" w:hAnsi="Arial" w:cs="Times New Roman"/>
          <w:b/>
          <w:sz w:val="20"/>
          <w:szCs w:val="20"/>
          <w:lang w:val="en-US"/>
        </w:rPr>
      </w:pPr>
    </w:p>
    <w:p w14:paraId="2904FE53" w14:textId="77777777" w:rsidR="00FC5BB3" w:rsidRDefault="00CA0216" w:rsidP="00FC5BB3">
      <w:pPr>
        <w:spacing w:after="0" w:line="240" w:lineRule="auto"/>
        <w:rPr>
          <w:rFonts w:ascii="Arial" w:eastAsia="Times New Roman" w:hAnsi="Arial" w:cs="Times New Roman"/>
          <w:b/>
          <w:sz w:val="20"/>
          <w:szCs w:val="20"/>
          <w:lang w:val="en-US"/>
        </w:rPr>
      </w:pPr>
      <w:r w:rsidRPr="00CA0216">
        <w:rPr>
          <w:rFonts w:ascii="Arial" w:eastAsia="Times New Roman" w:hAnsi="Arial" w:cs="Times New Roman"/>
          <w:b/>
          <w:sz w:val="20"/>
          <w:szCs w:val="20"/>
          <w:lang w:val="en-US"/>
        </w:rPr>
        <w:t>The child/young person’s special educational needs</w:t>
      </w:r>
    </w:p>
    <w:p w14:paraId="3F9D776A" w14:textId="77777777" w:rsidR="00845821" w:rsidRDefault="00845821" w:rsidP="00FC5BB3">
      <w:pPr>
        <w:spacing w:after="0" w:line="240" w:lineRule="auto"/>
        <w:rPr>
          <w:rFonts w:ascii="Arial" w:eastAsia="Times New Roman" w:hAnsi="Arial" w:cs="Times New Roman"/>
          <w:b/>
          <w:sz w:val="20"/>
          <w:szCs w:val="20"/>
          <w:lang w:val="en-US"/>
        </w:rPr>
      </w:pPr>
    </w:p>
    <w:tbl>
      <w:tblPr>
        <w:tblStyle w:val="TableGrid"/>
        <w:tblW w:w="0" w:type="auto"/>
        <w:tblLook w:val="04A0" w:firstRow="1" w:lastRow="0" w:firstColumn="1" w:lastColumn="0" w:noHBand="0" w:noVBand="1"/>
      </w:tblPr>
      <w:tblGrid>
        <w:gridCol w:w="13948"/>
      </w:tblGrid>
      <w:tr w:rsidR="00FC5BB3" w14:paraId="5AF76A26" w14:textId="77777777" w:rsidTr="00812F32">
        <w:trPr>
          <w:trHeight w:val="870"/>
        </w:trPr>
        <w:tc>
          <w:tcPr>
            <w:tcW w:w="14174" w:type="dxa"/>
          </w:tcPr>
          <w:p w14:paraId="16FAFF5E" w14:textId="77777777" w:rsidR="00BA576F" w:rsidRDefault="00FC5BB3" w:rsidP="00812F32">
            <w:pPr>
              <w:rPr>
                <w:rFonts w:ascii="Arial" w:hAnsi="Arial" w:cs="Arial"/>
              </w:rPr>
            </w:pPr>
            <w:r w:rsidRPr="00D35151">
              <w:rPr>
                <w:rFonts w:ascii="Arial" w:hAnsi="Arial" w:cs="Arial"/>
              </w:rPr>
              <w:t>Date on which school first identified the child/young person as having additional nee</w:t>
            </w:r>
            <w:r>
              <w:rPr>
                <w:rFonts w:ascii="Arial" w:hAnsi="Arial" w:cs="Arial"/>
              </w:rPr>
              <w:t>ds and support was put in place:</w:t>
            </w:r>
          </w:p>
          <w:p w14:paraId="3623752B" w14:textId="77777777" w:rsidR="00FC5BB3" w:rsidRDefault="00BA576F" w:rsidP="00BA576F">
            <w:pPr>
              <w:tabs>
                <w:tab w:val="left" w:pos="10425"/>
              </w:tabs>
              <w:rPr>
                <w:rFonts w:ascii="Arial" w:hAnsi="Arial" w:cs="Arial"/>
              </w:rPr>
            </w:pPr>
            <w:r>
              <w:rPr>
                <w:rFonts w:ascii="Arial" w:hAnsi="Arial" w:cs="Arial"/>
              </w:rPr>
              <w:tab/>
            </w:r>
          </w:p>
          <w:p w14:paraId="0952B90F" w14:textId="0F6B8022" w:rsidR="00BA576F" w:rsidRDefault="006C40AE" w:rsidP="00BA576F">
            <w:pPr>
              <w:tabs>
                <w:tab w:val="left" w:pos="10425"/>
              </w:tabs>
              <w:rPr>
                <w:rFonts w:ascii="Arial" w:hAnsi="Arial" w:cs="Arial"/>
              </w:rPr>
            </w:pPr>
            <w:r>
              <w:rPr>
                <w:rFonts w:ascii="Arial" w:hAnsi="Arial" w:cs="Arial"/>
              </w:rPr>
              <w:t xml:space="preserve">Oscar’s previous school had compiled evidence for an EHCP and was ready to submit prior to his exclusion. On entry to Whitebridge, he was assessed to have significant needs and was on a bespoke timetable for </w:t>
            </w:r>
            <w:proofErr w:type="gramStart"/>
            <w:r>
              <w:rPr>
                <w:rFonts w:ascii="Arial" w:hAnsi="Arial" w:cs="Arial"/>
              </w:rPr>
              <w:t>a number of</w:t>
            </w:r>
            <w:proofErr w:type="gramEnd"/>
            <w:r>
              <w:rPr>
                <w:rFonts w:ascii="Arial" w:hAnsi="Arial" w:cs="Arial"/>
              </w:rPr>
              <w:t xml:space="preserve"> months. He has begun to integrate into one of the classes </w:t>
            </w:r>
            <w:r w:rsidR="00DE782D">
              <w:rPr>
                <w:rFonts w:ascii="Arial" w:hAnsi="Arial" w:cs="Arial"/>
              </w:rPr>
              <w:t>but with constant adult support in his lessons.</w:t>
            </w:r>
            <w:r w:rsidR="00F64E1F">
              <w:rPr>
                <w:rFonts w:ascii="Arial" w:hAnsi="Arial" w:cs="Arial"/>
              </w:rPr>
              <w:t xml:space="preserve"> He has since stopped attending and is refusing to come to school, his current attendance is</w:t>
            </w:r>
            <w:r w:rsidR="00551F88">
              <w:rPr>
                <w:rFonts w:ascii="Arial" w:hAnsi="Arial" w:cs="Arial"/>
              </w:rPr>
              <w:t xml:space="preserve"> 32%</w:t>
            </w:r>
            <w:r w:rsidR="00233BCB">
              <w:rPr>
                <w:rFonts w:ascii="Arial" w:hAnsi="Arial" w:cs="Arial"/>
              </w:rPr>
              <w:t xml:space="preserve"> </w:t>
            </w:r>
          </w:p>
          <w:p w14:paraId="45921E09" w14:textId="77777777" w:rsidR="00BA576F" w:rsidRDefault="00BA576F" w:rsidP="00BA576F">
            <w:pPr>
              <w:tabs>
                <w:tab w:val="left" w:pos="10425"/>
              </w:tabs>
              <w:rPr>
                <w:rFonts w:ascii="Arial" w:hAnsi="Arial" w:cs="Arial"/>
              </w:rPr>
            </w:pPr>
          </w:p>
          <w:p w14:paraId="119711D8" w14:textId="77777777" w:rsidR="00BA576F" w:rsidRDefault="00BA576F" w:rsidP="00BA576F">
            <w:pPr>
              <w:tabs>
                <w:tab w:val="left" w:pos="10425"/>
              </w:tabs>
              <w:rPr>
                <w:rFonts w:ascii="Arial" w:hAnsi="Arial" w:cs="Arial"/>
              </w:rPr>
            </w:pPr>
          </w:p>
          <w:p w14:paraId="6B944563" w14:textId="77777777" w:rsidR="00BA576F" w:rsidRDefault="00BA576F" w:rsidP="00BA576F">
            <w:pPr>
              <w:tabs>
                <w:tab w:val="left" w:pos="10425"/>
              </w:tabs>
              <w:rPr>
                <w:rFonts w:ascii="Arial" w:hAnsi="Arial" w:cs="Arial"/>
              </w:rPr>
            </w:pPr>
          </w:p>
          <w:p w14:paraId="3236D077" w14:textId="77777777" w:rsidR="00BA576F" w:rsidRDefault="00BA576F" w:rsidP="00BA576F">
            <w:pPr>
              <w:tabs>
                <w:tab w:val="left" w:pos="10425"/>
              </w:tabs>
              <w:rPr>
                <w:rFonts w:ascii="Arial" w:hAnsi="Arial" w:cs="Arial"/>
              </w:rPr>
            </w:pPr>
          </w:p>
          <w:p w14:paraId="7BE8357A" w14:textId="77777777" w:rsidR="00BA576F" w:rsidRDefault="00BA576F" w:rsidP="00BA576F">
            <w:pPr>
              <w:tabs>
                <w:tab w:val="left" w:pos="10425"/>
              </w:tabs>
              <w:rPr>
                <w:rFonts w:ascii="Arial" w:hAnsi="Arial" w:cs="Arial"/>
              </w:rPr>
            </w:pPr>
          </w:p>
          <w:p w14:paraId="165877C4" w14:textId="77777777" w:rsidR="00BA576F" w:rsidRPr="00BA576F" w:rsidRDefault="00BA576F" w:rsidP="00BA576F">
            <w:pPr>
              <w:tabs>
                <w:tab w:val="left" w:pos="10425"/>
              </w:tabs>
              <w:rPr>
                <w:rFonts w:ascii="Arial" w:hAnsi="Arial" w:cs="Arial"/>
              </w:rPr>
            </w:pPr>
          </w:p>
        </w:tc>
      </w:tr>
    </w:tbl>
    <w:p w14:paraId="60B02CBD" w14:textId="77777777" w:rsidR="00FC5BB3" w:rsidRDefault="00FC5BB3" w:rsidP="00FC5BB3">
      <w:pPr>
        <w:spacing w:after="0" w:line="240" w:lineRule="auto"/>
        <w:rPr>
          <w:rFonts w:ascii="Arial" w:eastAsia="Times New Roman" w:hAnsi="Arial" w:cs="Arial"/>
          <w:sz w:val="20"/>
          <w:szCs w:val="20"/>
        </w:rPr>
      </w:pPr>
    </w:p>
    <w:p w14:paraId="61B12EF1" w14:textId="77777777" w:rsidR="00845821" w:rsidRDefault="00845821" w:rsidP="00D733BD">
      <w:pPr>
        <w:pStyle w:val="NoSpacing"/>
        <w:rPr>
          <w:rFonts w:ascii="Arial" w:hAnsi="Arial" w:cs="Arial"/>
          <w:b/>
        </w:rPr>
      </w:pPr>
    </w:p>
    <w:p w14:paraId="6562BD0C" w14:textId="77777777" w:rsidR="00845821" w:rsidRDefault="00D733BD" w:rsidP="00845821">
      <w:pPr>
        <w:pStyle w:val="NoSpacing"/>
        <w:jc w:val="center"/>
        <w:rPr>
          <w:rFonts w:ascii="Arial" w:hAnsi="Arial" w:cs="Arial"/>
        </w:rPr>
      </w:pPr>
      <w:r>
        <w:rPr>
          <w:rFonts w:ascii="Arial" w:hAnsi="Arial" w:cs="Arial"/>
          <w:b/>
        </w:rPr>
        <w:t>Category of need as d</w:t>
      </w:r>
      <w:r w:rsidR="00BA576F">
        <w:rPr>
          <w:rFonts w:ascii="Arial" w:hAnsi="Arial" w:cs="Arial"/>
          <w:b/>
        </w:rPr>
        <w:t>efined in the Code of Practice</w:t>
      </w:r>
      <w:r w:rsidRPr="008D56E4">
        <w:rPr>
          <w:rFonts w:ascii="Arial" w:hAnsi="Arial" w:cs="Arial"/>
          <w:b/>
        </w:rPr>
        <w:t xml:space="preserve"> </w:t>
      </w:r>
      <w:r w:rsidRPr="008D56E4">
        <w:rPr>
          <w:rFonts w:ascii="Arial" w:hAnsi="Arial" w:cs="Arial"/>
        </w:rPr>
        <w:t xml:space="preserve">(Please </w:t>
      </w:r>
      <w:r w:rsidR="00845821">
        <w:rPr>
          <w:rFonts w:ascii="Arial" w:hAnsi="Arial" w:cs="Arial"/>
        </w:rPr>
        <w:t>identify</w:t>
      </w:r>
      <w:r>
        <w:rPr>
          <w:rFonts w:ascii="Arial" w:hAnsi="Arial" w:cs="Arial"/>
        </w:rPr>
        <w:t xml:space="preserve"> priority need only</w:t>
      </w:r>
      <w:r w:rsidR="00845821">
        <w:rPr>
          <w:rFonts w:ascii="Arial" w:hAnsi="Arial" w:cs="Arial"/>
        </w:rPr>
        <w:t>)</w:t>
      </w:r>
    </w:p>
    <w:p w14:paraId="17FB6BF9" w14:textId="77777777" w:rsidR="00845821" w:rsidRPr="008D56E4" w:rsidRDefault="00845821" w:rsidP="00D733BD">
      <w:pPr>
        <w:pStyle w:val="NoSpacing"/>
        <w:rPr>
          <w:rFonts w:ascii="Arial" w:hAnsi="Arial" w:cs="Arial"/>
        </w:rPr>
      </w:pPr>
    </w:p>
    <w:tbl>
      <w:tblPr>
        <w:tblStyle w:val="TableGrid"/>
        <w:tblW w:w="0" w:type="auto"/>
        <w:tblLook w:val="04A0" w:firstRow="1" w:lastRow="0" w:firstColumn="1" w:lastColumn="0" w:noHBand="0" w:noVBand="1"/>
      </w:tblPr>
      <w:tblGrid>
        <w:gridCol w:w="3482"/>
        <w:gridCol w:w="3880"/>
        <w:gridCol w:w="3101"/>
        <w:gridCol w:w="3485"/>
      </w:tblGrid>
      <w:tr w:rsidR="00D733BD" w14:paraId="003C174C" w14:textId="77777777" w:rsidTr="00812F32">
        <w:tc>
          <w:tcPr>
            <w:tcW w:w="3543" w:type="dxa"/>
          </w:tcPr>
          <w:p w14:paraId="2369F78A" w14:textId="77777777" w:rsidR="00D733BD" w:rsidRPr="003065F4" w:rsidRDefault="00D733BD" w:rsidP="00812F32">
            <w:pPr>
              <w:jc w:val="center"/>
              <w:rPr>
                <w:rFonts w:ascii="Arial" w:hAnsi="Arial"/>
                <w:b/>
              </w:rPr>
            </w:pPr>
            <w:r w:rsidRPr="006B2984">
              <w:rPr>
                <w:rFonts w:ascii="Arial" w:hAnsi="Arial"/>
                <w:b/>
                <w:highlight w:val="yellow"/>
              </w:rPr>
              <w:t>Cognition and Learning</w:t>
            </w:r>
          </w:p>
        </w:tc>
        <w:tc>
          <w:tcPr>
            <w:tcW w:w="3936" w:type="dxa"/>
          </w:tcPr>
          <w:p w14:paraId="334A38EF" w14:textId="77777777" w:rsidR="00D733BD" w:rsidRPr="003065F4" w:rsidRDefault="00D733BD" w:rsidP="00812F32">
            <w:pPr>
              <w:jc w:val="center"/>
              <w:rPr>
                <w:rFonts w:ascii="Arial" w:hAnsi="Arial"/>
                <w:b/>
              </w:rPr>
            </w:pPr>
            <w:r w:rsidRPr="004D1BA7">
              <w:rPr>
                <w:rFonts w:ascii="Arial" w:hAnsi="Arial"/>
                <w:b/>
                <w:highlight w:val="yellow"/>
              </w:rPr>
              <w:t>Communication and Interaction</w:t>
            </w:r>
          </w:p>
        </w:tc>
        <w:tc>
          <w:tcPr>
            <w:tcW w:w="3151" w:type="dxa"/>
          </w:tcPr>
          <w:p w14:paraId="4176ED75" w14:textId="77777777" w:rsidR="00D733BD" w:rsidRPr="003065F4" w:rsidRDefault="00D733BD" w:rsidP="00812F32">
            <w:pPr>
              <w:jc w:val="center"/>
              <w:rPr>
                <w:rFonts w:ascii="Arial" w:hAnsi="Arial"/>
                <w:b/>
              </w:rPr>
            </w:pPr>
            <w:r w:rsidRPr="006B2984">
              <w:rPr>
                <w:rFonts w:ascii="Arial" w:hAnsi="Arial"/>
                <w:b/>
                <w:highlight w:val="yellow"/>
              </w:rPr>
              <w:t>Social, Emotional and Mental Health Needs</w:t>
            </w:r>
          </w:p>
        </w:tc>
        <w:tc>
          <w:tcPr>
            <w:tcW w:w="3544" w:type="dxa"/>
          </w:tcPr>
          <w:p w14:paraId="0A808A08" w14:textId="77777777" w:rsidR="00D733BD" w:rsidRPr="003065F4" w:rsidRDefault="00D733BD" w:rsidP="00812F32">
            <w:pPr>
              <w:jc w:val="center"/>
              <w:rPr>
                <w:rFonts w:ascii="Arial" w:hAnsi="Arial"/>
                <w:b/>
              </w:rPr>
            </w:pPr>
            <w:r w:rsidRPr="003065F4">
              <w:rPr>
                <w:rFonts w:ascii="Arial" w:hAnsi="Arial"/>
                <w:b/>
              </w:rPr>
              <w:t>Sensory, Physical and Medical Needs</w:t>
            </w:r>
          </w:p>
        </w:tc>
      </w:tr>
      <w:tr w:rsidR="00D733BD" w14:paraId="3C011D1F" w14:textId="77777777" w:rsidTr="00812F32">
        <w:tc>
          <w:tcPr>
            <w:tcW w:w="3543" w:type="dxa"/>
          </w:tcPr>
          <w:p w14:paraId="1C566F8A" w14:textId="77777777" w:rsidR="00D733BD" w:rsidRDefault="00D733BD" w:rsidP="00812F32">
            <w:pPr>
              <w:rPr>
                <w:rFonts w:ascii="Arial" w:hAnsi="Arial"/>
              </w:rPr>
            </w:pPr>
            <w:r>
              <w:rPr>
                <w:rFonts w:ascii="Arial" w:hAnsi="Arial"/>
              </w:rPr>
              <w:lastRenderedPageBreak/>
              <w:t>Specific learning difficulty</w:t>
            </w:r>
          </w:p>
        </w:tc>
        <w:tc>
          <w:tcPr>
            <w:tcW w:w="3936" w:type="dxa"/>
          </w:tcPr>
          <w:p w14:paraId="3B01CC10" w14:textId="77777777" w:rsidR="00D733BD" w:rsidRDefault="00D733BD" w:rsidP="00812F32">
            <w:pPr>
              <w:rPr>
                <w:rFonts w:ascii="Arial" w:hAnsi="Arial"/>
              </w:rPr>
            </w:pPr>
            <w:r>
              <w:rPr>
                <w:rFonts w:ascii="Arial" w:hAnsi="Arial"/>
              </w:rPr>
              <w:t>Speech language and communication needs</w:t>
            </w:r>
          </w:p>
        </w:tc>
        <w:tc>
          <w:tcPr>
            <w:tcW w:w="3151" w:type="dxa"/>
          </w:tcPr>
          <w:p w14:paraId="4EFE5C40" w14:textId="77777777" w:rsidR="00D733BD" w:rsidRDefault="00D733BD" w:rsidP="00812F32">
            <w:pPr>
              <w:rPr>
                <w:rFonts w:ascii="Arial" w:hAnsi="Arial"/>
              </w:rPr>
            </w:pPr>
          </w:p>
        </w:tc>
        <w:tc>
          <w:tcPr>
            <w:tcW w:w="3544" w:type="dxa"/>
          </w:tcPr>
          <w:p w14:paraId="0F25E64F" w14:textId="77777777" w:rsidR="00D733BD" w:rsidRDefault="00D733BD" w:rsidP="00812F32">
            <w:pPr>
              <w:rPr>
                <w:rFonts w:ascii="Arial" w:hAnsi="Arial"/>
              </w:rPr>
            </w:pPr>
            <w:r>
              <w:rPr>
                <w:rFonts w:ascii="Arial" w:hAnsi="Arial"/>
              </w:rPr>
              <w:t>Hearing Impairment</w:t>
            </w:r>
          </w:p>
        </w:tc>
      </w:tr>
      <w:tr w:rsidR="00D733BD" w14:paraId="3E13A27E" w14:textId="77777777" w:rsidTr="00812F32">
        <w:tc>
          <w:tcPr>
            <w:tcW w:w="3543" w:type="dxa"/>
          </w:tcPr>
          <w:p w14:paraId="11C6FF7D" w14:textId="77777777" w:rsidR="00D733BD" w:rsidRDefault="00D733BD" w:rsidP="00812F32">
            <w:pPr>
              <w:rPr>
                <w:rFonts w:ascii="Arial" w:hAnsi="Arial"/>
              </w:rPr>
            </w:pPr>
            <w:r>
              <w:rPr>
                <w:rFonts w:ascii="Arial" w:hAnsi="Arial"/>
              </w:rPr>
              <w:t>Moderate Learning difficulties</w:t>
            </w:r>
          </w:p>
        </w:tc>
        <w:tc>
          <w:tcPr>
            <w:tcW w:w="3936" w:type="dxa"/>
          </w:tcPr>
          <w:p w14:paraId="1A440DFE" w14:textId="77777777" w:rsidR="00D733BD" w:rsidRDefault="00D733BD" w:rsidP="00812F32">
            <w:pPr>
              <w:rPr>
                <w:rFonts w:ascii="Arial" w:hAnsi="Arial"/>
              </w:rPr>
            </w:pPr>
            <w:r>
              <w:rPr>
                <w:rFonts w:ascii="Arial" w:hAnsi="Arial"/>
              </w:rPr>
              <w:t>Autism Spectrum Condition</w:t>
            </w:r>
          </w:p>
        </w:tc>
        <w:tc>
          <w:tcPr>
            <w:tcW w:w="3151" w:type="dxa"/>
          </w:tcPr>
          <w:p w14:paraId="3FD989DD" w14:textId="77777777" w:rsidR="00D733BD" w:rsidRDefault="00D733BD" w:rsidP="00812F32">
            <w:pPr>
              <w:rPr>
                <w:rFonts w:ascii="Arial" w:hAnsi="Arial"/>
              </w:rPr>
            </w:pPr>
          </w:p>
        </w:tc>
        <w:tc>
          <w:tcPr>
            <w:tcW w:w="3544" w:type="dxa"/>
          </w:tcPr>
          <w:p w14:paraId="178AACCB" w14:textId="77777777" w:rsidR="00D733BD" w:rsidRDefault="00D733BD" w:rsidP="00812F32">
            <w:pPr>
              <w:rPr>
                <w:rFonts w:ascii="Arial" w:hAnsi="Arial"/>
              </w:rPr>
            </w:pPr>
            <w:r>
              <w:rPr>
                <w:rFonts w:ascii="Arial" w:hAnsi="Arial"/>
              </w:rPr>
              <w:t>Visual Impairment</w:t>
            </w:r>
          </w:p>
        </w:tc>
      </w:tr>
      <w:tr w:rsidR="00D733BD" w14:paraId="23FDDEB3" w14:textId="77777777" w:rsidTr="00812F32">
        <w:tc>
          <w:tcPr>
            <w:tcW w:w="3543" w:type="dxa"/>
          </w:tcPr>
          <w:p w14:paraId="124D7ED6" w14:textId="77777777" w:rsidR="00D733BD" w:rsidRDefault="00D733BD" w:rsidP="00812F32">
            <w:pPr>
              <w:rPr>
                <w:rFonts w:ascii="Arial" w:hAnsi="Arial"/>
              </w:rPr>
            </w:pPr>
            <w:r>
              <w:rPr>
                <w:rFonts w:ascii="Arial" w:hAnsi="Arial"/>
              </w:rPr>
              <w:t>Severe Learning Difficulties</w:t>
            </w:r>
          </w:p>
        </w:tc>
        <w:tc>
          <w:tcPr>
            <w:tcW w:w="3936" w:type="dxa"/>
          </w:tcPr>
          <w:p w14:paraId="4207A106" w14:textId="77777777" w:rsidR="00D733BD" w:rsidRDefault="00D733BD" w:rsidP="00812F32">
            <w:pPr>
              <w:rPr>
                <w:rFonts w:ascii="Arial" w:hAnsi="Arial"/>
              </w:rPr>
            </w:pPr>
          </w:p>
        </w:tc>
        <w:tc>
          <w:tcPr>
            <w:tcW w:w="3151" w:type="dxa"/>
          </w:tcPr>
          <w:p w14:paraId="39B92F62" w14:textId="77777777" w:rsidR="00D733BD" w:rsidRDefault="00D733BD" w:rsidP="00812F32">
            <w:pPr>
              <w:rPr>
                <w:rFonts w:ascii="Arial" w:hAnsi="Arial"/>
              </w:rPr>
            </w:pPr>
          </w:p>
        </w:tc>
        <w:tc>
          <w:tcPr>
            <w:tcW w:w="3544" w:type="dxa"/>
          </w:tcPr>
          <w:p w14:paraId="105B9207" w14:textId="77777777" w:rsidR="00D733BD" w:rsidRDefault="00D733BD" w:rsidP="00812F32">
            <w:pPr>
              <w:rPr>
                <w:rFonts w:ascii="Arial" w:hAnsi="Arial"/>
              </w:rPr>
            </w:pPr>
            <w:r>
              <w:rPr>
                <w:rFonts w:ascii="Arial" w:hAnsi="Arial"/>
              </w:rPr>
              <w:t>Multi-sensory Impairment</w:t>
            </w:r>
          </w:p>
        </w:tc>
      </w:tr>
      <w:tr w:rsidR="00D733BD" w14:paraId="3251C9D0" w14:textId="77777777" w:rsidTr="00812F32">
        <w:tc>
          <w:tcPr>
            <w:tcW w:w="3543" w:type="dxa"/>
          </w:tcPr>
          <w:p w14:paraId="5D554FCB" w14:textId="77777777" w:rsidR="00D733BD" w:rsidRDefault="00D733BD" w:rsidP="00812F32">
            <w:pPr>
              <w:rPr>
                <w:rFonts w:ascii="Arial" w:hAnsi="Arial"/>
              </w:rPr>
            </w:pPr>
            <w:r>
              <w:rPr>
                <w:rFonts w:ascii="Arial" w:hAnsi="Arial"/>
              </w:rPr>
              <w:t>Profound and Multiple Learning difficulties</w:t>
            </w:r>
          </w:p>
        </w:tc>
        <w:tc>
          <w:tcPr>
            <w:tcW w:w="3936" w:type="dxa"/>
          </w:tcPr>
          <w:p w14:paraId="2CE305A0" w14:textId="77777777" w:rsidR="00D733BD" w:rsidRDefault="00D733BD" w:rsidP="00812F32">
            <w:pPr>
              <w:rPr>
                <w:rFonts w:ascii="Arial" w:hAnsi="Arial"/>
              </w:rPr>
            </w:pPr>
          </w:p>
        </w:tc>
        <w:tc>
          <w:tcPr>
            <w:tcW w:w="3151" w:type="dxa"/>
          </w:tcPr>
          <w:p w14:paraId="1C5B8DAA" w14:textId="77777777" w:rsidR="00D733BD" w:rsidRDefault="00D733BD" w:rsidP="00812F32">
            <w:pPr>
              <w:rPr>
                <w:rFonts w:ascii="Arial" w:hAnsi="Arial"/>
              </w:rPr>
            </w:pPr>
          </w:p>
        </w:tc>
        <w:tc>
          <w:tcPr>
            <w:tcW w:w="3544" w:type="dxa"/>
          </w:tcPr>
          <w:p w14:paraId="7F56719E" w14:textId="77777777" w:rsidR="00D733BD" w:rsidRDefault="00D733BD" w:rsidP="00812F32">
            <w:pPr>
              <w:rPr>
                <w:rFonts w:ascii="Arial" w:hAnsi="Arial"/>
              </w:rPr>
            </w:pPr>
            <w:r>
              <w:rPr>
                <w:rFonts w:ascii="Arial" w:hAnsi="Arial"/>
              </w:rPr>
              <w:t>Physical Disability</w:t>
            </w:r>
          </w:p>
        </w:tc>
      </w:tr>
    </w:tbl>
    <w:p w14:paraId="06B7FD85" w14:textId="77777777" w:rsidR="00FC5BB3" w:rsidRDefault="00FC5BB3" w:rsidP="00FC5BB3">
      <w:pPr>
        <w:spacing w:after="0" w:line="240" w:lineRule="auto"/>
        <w:rPr>
          <w:rFonts w:ascii="Arial" w:eastAsia="Times New Roman" w:hAnsi="Arial" w:cs="Arial"/>
          <w:sz w:val="20"/>
          <w:szCs w:val="20"/>
        </w:rPr>
      </w:pPr>
    </w:p>
    <w:p w14:paraId="5B857955" w14:textId="77777777" w:rsidR="00FC5BB3" w:rsidRDefault="00FC5BB3" w:rsidP="00FC5BB3">
      <w:pPr>
        <w:spacing w:after="0" w:line="240" w:lineRule="auto"/>
        <w:rPr>
          <w:rFonts w:ascii="Arial" w:eastAsia="Times New Roman" w:hAnsi="Arial" w:cs="Arial"/>
          <w:sz w:val="20"/>
          <w:szCs w:val="20"/>
        </w:rPr>
      </w:pPr>
    </w:p>
    <w:p w14:paraId="2A8C9D8D" w14:textId="77777777" w:rsidR="00845821" w:rsidRPr="00CA0216" w:rsidRDefault="00845821" w:rsidP="00FC5BB3">
      <w:pPr>
        <w:spacing w:after="0" w:line="240" w:lineRule="auto"/>
        <w:rPr>
          <w:rFonts w:ascii="Arial" w:eastAsia="Times New Roman" w:hAnsi="Arial" w:cs="Arial"/>
          <w:sz w:val="20"/>
          <w:szCs w:val="20"/>
        </w:rPr>
      </w:pPr>
    </w:p>
    <w:tbl>
      <w:tblPr>
        <w:tblpPr w:leftFromText="180" w:rightFromText="180" w:vertAnchor="text" w:horzAnchor="margin" w:tblpY="176"/>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974"/>
        <w:gridCol w:w="6974"/>
      </w:tblGrid>
      <w:tr w:rsidR="002B5570" w:rsidRPr="00CA0216" w14:paraId="5D138A52" w14:textId="77777777" w:rsidTr="00D733BD">
        <w:trPr>
          <w:trHeight w:val="948"/>
        </w:trPr>
        <w:tc>
          <w:tcPr>
            <w:tcW w:w="5000" w:type="pct"/>
            <w:gridSpan w:val="2"/>
          </w:tcPr>
          <w:p w14:paraId="6F8504BC" w14:textId="77777777" w:rsidR="002B5570" w:rsidRPr="00D733BD" w:rsidRDefault="002B5570" w:rsidP="00D733BD">
            <w:pPr>
              <w:pStyle w:val="NoSpacing"/>
              <w:rPr>
                <w:i/>
                <w:lang w:val="en-US"/>
              </w:rPr>
            </w:pPr>
            <w:r w:rsidRPr="002B5570">
              <w:rPr>
                <w:b/>
                <w:sz w:val="28"/>
                <w:szCs w:val="28"/>
                <w:lang w:val="en-US"/>
              </w:rPr>
              <w:t>Cognition and Learning</w:t>
            </w:r>
            <w:r>
              <w:rPr>
                <w:b/>
                <w:lang w:val="en-US"/>
              </w:rPr>
              <w:t xml:space="preserve"> – </w:t>
            </w:r>
            <w:r w:rsidRPr="00D733BD">
              <w:rPr>
                <w:b/>
                <w:i/>
                <w:lang w:val="en-US"/>
              </w:rPr>
              <w:t xml:space="preserve">areas to </w:t>
            </w:r>
            <w:r w:rsidR="00D733BD">
              <w:rPr>
                <w:b/>
                <w:i/>
                <w:lang w:val="en-US"/>
              </w:rPr>
              <w:t>report on</w:t>
            </w:r>
            <w:r>
              <w:rPr>
                <w:i/>
                <w:lang w:val="en-US"/>
              </w:rPr>
              <w:t>:  literacy and numeracy skills, visual processing, attention and conc</w:t>
            </w:r>
            <w:r w:rsidR="00BA576F">
              <w:rPr>
                <w:i/>
                <w:lang w:val="en-US"/>
              </w:rPr>
              <w:t>entration, transfer of skills an</w:t>
            </w:r>
            <w:r>
              <w:rPr>
                <w:i/>
                <w:lang w:val="en-US"/>
              </w:rPr>
              <w:t xml:space="preserve">d knowledge, memory and retention of learning, play skills – imaginative </w:t>
            </w:r>
            <w:r w:rsidR="00D733BD">
              <w:rPr>
                <w:i/>
                <w:lang w:val="en-US"/>
              </w:rPr>
              <w:t xml:space="preserve">and explorative, self-esteem as a learner, </w:t>
            </w:r>
            <w:proofErr w:type="spellStart"/>
            <w:r w:rsidR="00D733BD">
              <w:rPr>
                <w:i/>
                <w:lang w:val="en-US"/>
              </w:rPr>
              <w:t>organisation</w:t>
            </w:r>
            <w:proofErr w:type="spellEnd"/>
            <w:r w:rsidR="00D733BD">
              <w:rPr>
                <w:i/>
                <w:lang w:val="en-US"/>
              </w:rPr>
              <w:t xml:space="preserve"> and independent learning skills </w:t>
            </w:r>
          </w:p>
        </w:tc>
      </w:tr>
      <w:tr w:rsidR="00D733BD" w:rsidRPr="00CA0216" w14:paraId="647D0BF8" w14:textId="77777777" w:rsidTr="00D733BD">
        <w:trPr>
          <w:trHeight w:val="587"/>
        </w:trPr>
        <w:tc>
          <w:tcPr>
            <w:tcW w:w="2500" w:type="pct"/>
          </w:tcPr>
          <w:p w14:paraId="51AE4687" w14:textId="77777777" w:rsidR="00D733BD" w:rsidRPr="00D733BD" w:rsidRDefault="00D733BD" w:rsidP="00D733BD">
            <w:pPr>
              <w:autoSpaceDE w:val="0"/>
              <w:autoSpaceDN w:val="0"/>
              <w:adjustRightInd w:val="0"/>
              <w:spacing w:after="0" w:line="240" w:lineRule="auto"/>
              <w:rPr>
                <w:rFonts w:ascii="Arial" w:eastAsia="Times New Roman" w:hAnsi="Arial" w:cs="Arial"/>
                <w:i/>
                <w:sz w:val="20"/>
                <w:szCs w:val="20"/>
              </w:rPr>
            </w:pPr>
            <w:r w:rsidRPr="00D733BD">
              <w:rPr>
                <w:rFonts w:ascii="Arial" w:eastAsia="Times New Roman" w:hAnsi="Arial" w:cs="Arial"/>
                <w:b/>
              </w:rPr>
              <w:t>Strengths and current functioning</w:t>
            </w:r>
            <w:r w:rsidRPr="00D733BD">
              <w:rPr>
                <w:rFonts w:ascii="Arial" w:eastAsia="Times New Roman" w:hAnsi="Arial" w:cs="Arial"/>
                <w:b/>
                <w:i/>
                <w:sz w:val="20"/>
                <w:szCs w:val="20"/>
              </w:rPr>
              <w:t xml:space="preserve"> – </w:t>
            </w:r>
            <w:r w:rsidRPr="00D733BD">
              <w:rPr>
                <w:rFonts w:ascii="Arial" w:eastAsia="Times New Roman" w:hAnsi="Arial" w:cs="Arial"/>
                <w:i/>
                <w:sz w:val="20"/>
                <w:szCs w:val="20"/>
              </w:rPr>
              <w:t>comment on</w:t>
            </w:r>
            <w:r w:rsidRPr="00D733BD">
              <w:rPr>
                <w:rFonts w:ascii="Arial" w:eastAsia="Times New Roman" w:hAnsi="Arial" w:cs="Arial"/>
                <w:b/>
                <w:i/>
                <w:sz w:val="20"/>
                <w:szCs w:val="20"/>
              </w:rPr>
              <w:t xml:space="preserve"> </w:t>
            </w:r>
            <w:r w:rsidRPr="00D733BD">
              <w:rPr>
                <w:rFonts w:ascii="Arial" w:eastAsia="Times New Roman" w:hAnsi="Arial" w:cs="Arial"/>
                <w:i/>
                <w:sz w:val="20"/>
                <w:szCs w:val="20"/>
              </w:rPr>
              <w:t>what the child or young person can do well or is in the process of developing</w:t>
            </w:r>
          </w:p>
        </w:tc>
        <w:tc>
          <w:tcPr>
            <w:tcW w:w="2500" w:type="pct"/>
          </w:tcPr>
          <w:p w14:paraId="25D4819C" w14:textId="77777777" w:rsidR="00D733BD" w:rsidRPr="00D733BD" w:rsidRDefault="00D733BD" w:rsidP="00D733BD">
            <w:pPr>
              <w:autoSpaceDE w:val="0"/>
              <w:autoSpaceDN w:val="0"/>
              <w:adjustRightInd w:val="0"/>
              <w:spacing w:after="0" w:line="240" w:lineRule="auto"/>
              <w:rPr>
                <w:rFonts w:ascii="Arial" w:eastAsia="Times New Roman" w:hAnsi="Arial" w:cs="Arial"/>
                <w:i/>
                <w:sz w:val="20"/>
                <w:szCs w:val="20"/>
              </w:rPr>
            </w:pPr>
            <w:r w:rsidRPr="00D733BD">
              <w:rPr>
                <w:rFonts w:ascii="Arial" w:eastAsia="Times New Roman" w:hAnsi="Arial" w:cs="Arial"/>
                <w:b/>
              </w:rPr>
              <w:t>Special Educational Needs</w:t>
            </w:r>
            <w:r w:rsidRPr="00D733BD">
              <w:rPr>
                <w:rFonts w:ascii="Arial" w:eastAsia="Times New Roman" w:hAnsi="Arial" w:cs="Arial"/>
                <w:i/>
                <w:sz w:val="20"/>
                <w:szCs w:val="20"/>
              </w:rPr>
              <w:t xml:space="preserve"> – comment on the child or young person’s identified need, areas of difficulty/challenge</w:t>
            </w:r>
          </w:p>
        </w:tc>
      </w:tr>
      <w:tr w:rsidR="00777EB3" w:rsidRPr="00CA0216" w14:paraId="7E26B96A" w14:textId="77777777" w:rsidTr="002B5570">
        <w:trPr>
          <w:trHeight w:val="1124"/>
        </w:trPr>
        <w:tc>
          <w:tcPr>
            <w:tcW w:w="2500" w:type="pct"/>
          </w:tcPr>
          <w:p w14:paraId="26599995" w14:textId="77777777" w:rsidR="00777EB3" w:rsidRDefault="00777EB3" w:rsidP="00777EB3">
            <w:pPr>
              <w:pStyle w:val="ListParagraph"/>
              <w:autoSpaceDE w:val="0"/>
              <w:autoSpaceDN w:val="0"/>
              <w:adjustRightInd w:val="0"/>
              <w:spacing w:after="0" w:line="240" w:lineRule="auto"/>
              <w:rPr>
                <w:rFonts w:ascii="Arial" w:eastAsia="Times New Roman" w:hAnsi="Arial" w:cs="Arial"/>
                <w:bCs/>
                <w:iCs/>
                <w:color w:val="000000" w:themeColor="text1"/>
                <w:sz w:val="20"/>
                <w:szCs w:val="20"/>
              </w:rPr>
            </w:pPr>
          </w:p>
          <w:p w14:paraId="5665B87A" w14:textId="1DA2BC80" w:rsidR="00777EB3" w:rsidRPr="00777EB3" w:rsidRDefault="006B2984" w:rsidP="00777EB3">
            <w:pPr>
              <w:pStyle w:val="ListParagraph"/>
              <w:numPr>
                <w:ilvl w:val="0"/>
                <w:numId w:val="14"/>
              </w:numPr>
              <w:autoSpaceDE w:val="0"/>
              <w:autoSpaceDN w:val="0"/>
              <w:adjustRightInd w:val="0"/>
              <w:spacing w:after="0" w:line="240" w:lineRule="auto"/>
              <w:rPr>
                <w:rFonts w:ascii="Arial" w:eastAsia="Times New Roman" w:hAnsi="Arial" w:cs="Arial"/>
                <w:bCs/>
                <w:iCs/>
                <w:color w:val="000000" w:themeColor="text1"/>
              </w:rPr>
            </w:pPr>
            <w:r>
              <w:rPr>
                <w:rFonts w:ascii="Arial" w:eastAsia="Times New Roman" w:hAnsi="Arial" w:cs="Arial"/>
                <w:bCs/>
                <w:iCs/>
                <w:color w:val="000000" w:themeColor="text1"/>
              </w:rPr>
              <w:t xml:space="preserve">Oscar responds </w:t>
            </w:r>
            <w:r w:rsidR="00777EB3" w:rsidRPr="00777EB3">
              <w:rPr>
                <w:rFonts w:ascii="Arial" w:eastAsia="Times New Roman" w:hAnsi="Arial" w:cs="Arial"/>
                <w:bCs/>
                <w:iCs/>
                <w:color w:val="000000" w:themeColor="text1"/>
              </w:rPr>
              <w:t>well to praise when he works</w:t>
            </w:r>
          </w:p>
          <w:p w14:paraId="176307E0" w14:textId="77777777" w:rsidR="00777EB3" w:rsidRPr="000A1D55" w:rsidRDefault="00777EB3" w:rsidP="00777EB3">
            <w:pPr>
              <w:autoSpaceDE w:val="0"/>
              <w:autoSpaceDN w:val="0"/>
              <w:adjustRightInd w:val="0"/>
              <w:spacing w:after="0" w:line="240" w:lineRule="auto"/>
              <w:rPr>
                <w:rFonts w:ascii="Arial" w:eastAsia="Times New Roman" w:hAnsi="Arial" w:cs="Arial"/>
                <w:bCs/>
                <w:iCs/>
                <w:color w:val="000000" w:themeColor="text1"/>
                <w:sz w:val="20"/>
                <w:szCs w:val="20"/>
              </w:rPr>
            </w:pPr>
          </w:p>
          <w:p w14:paraId="31EA9E3C" w14:textId="77777777" w:rsidR="00777EB3" w:rsidRPr="00DF673A" w:rsidRDefault="00777EB3" w:rsidP="00777EB3">
            <w:pPr>
              <w:autoSpaceDE w:val="0"/>
              <w:autoSpaceDN w:val="0"/>
              <w:adjustRightInd w:val="0"/>
              <w:spacing w:after="0" w:line="240" w:lineRule="auto"/>
              <w:rPr>
                <w:rFonts w:ascii="Arial" w:eastAsia="Times New Roman" w:hAnsi="Arial" w:cs="Arial"/>
                <w:b/>
                <w:i/>
                <w:color w:val="FF0000"/>
                <w:sz w:val="20"/>
                <w:szCs w:val="20"/>
              </w:rPr>
            </w:pPr>
          </w:p>
        </w:tc>
        <w:tc>
          <w:tcPr>
            <w:tcW w:w="2500" w:type="pct"/>
          </w:tcPr>
          <w:p w14:paraId="526BFDAA" w14:textId="7BC5B523" w:rsidR="007F0048" w:rsidRPr="007F0048" w:rsidRDefault="007F0048" w:rsidP="007F0048">
            <w:pPr>
              <w:pStyle w:val="ListParagraph"/>
              <w:numPr>
                <w:ilvl w:val="0"/>
                <w:numId w:val="14"/>
              </w:numPr>
              <w:autoSpaceDE w:val="0"/>
              <w:autoSpaceDN w:val="0"/>
              <w:adjustRightInd w:val="0"/>
              <w:spacing w:line="240" w:lineRule="auto"/>
              <w:rPr>
                <w:rFonts w:ascii="Arial" w:eastAsia="Times New Roman" w:hAnsi="Arial" w:cs="Arial"/>
              </w:rPr>
            </w:pPr>
            <w:r w:rsidRPr="007F0048">
              <w:rPr>
                <w:rFonts w:ascii="Arial" w:eastAsia="Times New Roman" w:hAnsi="Arial" w:cs="Arial"/>
              </w:rPr>
              <w:t xml:space="preserve">Oscar presents with significantly low self-esteem as a learner, impacting his confidence to engage, take risks, and persevere with challenging tasks. </w:t>
            </w:r>
          </w:p>
          <w:p w14:paraId="13EF4AB0" w14:textId="45129885" w:rsidR="007F0048" w:rsidRPr="007F0048" w:rsidRDefault="007F0048" w:rsidP="007F0048">
            <w:pPr>
              <w:pStyle w:val="ListParagraph"/>
              <w:numPr>
                <w:ilvl w:val="0"/>
                <w:numId w:val="14"/>
              </w:numPr>
              <w:autoSpaceDE w:val="0"/>
              <w:autoSpaceDN w:val="0"/>
              <w:adjustRightInd w:val="0"/>
              <w:spacing w:line="240" w:lineRule="auto"/>
              <w:rPr>
                <w:rFonts w:ascii="Arial" w:eastAsia="Times New Roman" w:hAnsi="Arial" w:cs="Arial"/>
              </w:rPr>
            </w:pPr>
            <w:r w:rsidRPr="007F0048">
              <w:rPr>
                <w:rFonts w:ascii="Arial" w:eastAsia="Times New Roman" w:hAnsi="Arial" w:cs="Arial"/>
              </w:rPr>
              <w:t xml:space="preserve">He has difficulties organising, processing, and expressing ideas, affecting both verbal responses and written work. </w:t>
            </w:r>
          </w:p>
          <w:p w14:paraId="5E10F2F0" w14:textId="06A5B8F1" w:rsidR="007F0048" w:rsidRPr="007F0048" w:rsidRDefault="007F0048" w:rsidP="007F0048">
            <w:pPr>
              <w:pStyle w:val="ListParagraph"/>
              <w:numPr>
                <w:ilvl w:val="0"/>
                <w:numId w:val="14"/>
              </w:numPr>
              <w:autoSpaceDE w:val="0"/>
              <w:autoSpaceDN w:val="0"/>
              <w:adjustRightInd w:val="0"/>
              <w:spacing w:line="240" w:lineRule="auto"/>
              <w:rPr>
                <w:rFonts w:ascii="Arial" w:eastAsia="Times New Roman" w:hAnsi="Arial" w:cs="Arial"/>
              </w:rPr>
            </w:pPr>
            <w:r w:rsidRPr="007F0048">
              <w:rPr>
                <w:rFonts w:ascii="Arial" w:eastAsia="Times New Roman" w:hAnsi="Arial" w:cs="Arial"/>
              </w:rPr>
              <w:t xml:space="preserve">Oscar is highly reliant on adult support and is unable to work independently. He requires: </w:t>
            </w:r>
          </w:p>
          <w:p w14:paraId="4B44D972" w14:textId="77777777" w:rsidR="007F0048" w:rsidRPr="007F0048" w:rsidRDefault="007F0048" w:rsidP="007F0048">
            <w:pPr>
              <w:pStyle w:val="ListParagraph"/>
              <w:numPr>
                <w:ilvl w:val="0"/>
                <w:numId w:val="14"/>
              </w:numPr>
              <w:autoSpaceDE w:val="0"/>
              <w:autoSpaceDN w:val="0"/>
              <w:adjustRightInd w:val="0"/>
              <w:spacing w:after="0" w:line="240" w:lineRule="auto"/>
              <w:rPr>
                <w:rFonts w:ascii="Arial" w:eastAsia="Times New Roman" w:hAnsi="Arial" w:cs="Arial"/>
              </w:rPr>
            </w:pPr>
            <w:r w:rsidRPr="007F0048">
              <w:rPr>
                <w:rFonts w:ascii="Arial" w:eastAsia="Times New Roman" w:hAnsi="Arial" w:cs="Arial"/>
              </w:rPr>
              <w:t>Continuous prompting</w:t>
            </w:r>
          </w:p>
          <w:p w14:paraId="2B56D8B6" w14:textId="77777777" w:rsidR="007F0048" w:rsidRPr="007F0048" w:rsidRDefault="007F0048" w:rsidP="007F0048">
            <w:pPr>
              <w:pStyle w:val="ListParagraph"/>
              <w:numPr>
                <w:ilvl w:val="0"/>
                <w:numId w:val="14"/>
              </w:numPr>
              <w:autoSpaceDE w:val="0"/>
              <w:autoSpaceDN w:val="0"/>
              <w:adjustRightInd w:val="0"/>
              <w:spacing w:after="0" w:line="240" w:lineRule="auto"/>
              <w:rPr>
                <w:rFonts w:ascii="Arial" w:eastAsia="Times New Roman" w:hAnsi="Arial" w:cs="Arial"/>
              </w:rPr>
            </w:pPr>
            <w:r w:rsidRPr="007F0048">
              <w:rPr>
                <w:rFonts w:ascii="Arial" w:eastAsia="Times New Roman" w:hAnsi="Arial" w:cs="Arial"/>
              </w:rPr>
              <w:t>Clear modelling</w:t>
            </w:r>
          </w:p>
          <w:p w14:paraId="3DC47FFB" w14:textId="77777777" w:rsidR="007F0048" w:rsidRPr="007F0048" w:rsidRDefault="007F0048" w:rsidP="007F0048">
            <w:pPr>
              <w:pStyle w:val="ListParagraph"/>
              <w:numPr>
                <w:ilvl w:val="0"/>
                <w:numId w:val="14"/>
              </w:numPr>
              <w:autoSpaceDE w:val="0"/>
              <w:autoSpaceDN w:val="0"/>
              <w:adjustRightInd w:val="0"/>
              <w:spacing w:after="0" w:line="240" w:lineRule="auto"/>
              <w:rPr>
                <w:rFonts w:ascii="Arial" w:eastAsia="Times New Roman" w:hAnsi="Arial" w:cs="Arial"/>
              </w:rPr>
            </w:pPr>
            <w:r w:rsidRPr="007F0048">
              <w:rPr>
                <w:rFonts w:ascii="Arial" w:eastAsia="Times New Roman" w:hAnsi="Arial" w:cs="Arial"/>
              </w:rPr>
              <w:t>Tasks broken down into small, manageable steps</w:t>
            </w:r>
          </w:p>
          <w:p w14:paraId="366E8D10" w14:textId="60CDE898" w:rsidR="007F0048" w:rsidRPr="007F0048" w:rsidRDefault="007F0048" w:rsidP="007F0048">
            <w:pPr>
              <w:pStyle w:val="ListParagraph"/>
              <w:numPr>
                <w:ilvl w:val="0"/>
                <w:numId w:val="14"/>
              </w:numPr>
              <w:autoSpaceDE w:val="0"/>
              <w:autoSpaceDN w:val="0"/>
              <w:adjustRightInd w:val="0"/>
              <w:spacing w:line="240" w:lineRule="auto"/>
              <w:rPr>
                <w:rFonts w:ascii="Arial" w:eastAsia="Times New Roman" w:hAnsi="Arial" w:cs="Arial"/>
              </w:rPr>
            </w:pPr>
            <w:r w:rsidRPr="007F0048">
              <w:rPr>
                <w:rFonts w:ascii="Arial" w:eastAsia="Times New Roman" w:hAnsi="Arial" w:cs="Arial"/>
              </w:rPr>
              <w:t xml:space="preserve">He has significant difficulties with attention and concentration, losing focus quickly and requiring frequent redirection and reassurance. </w:t>
            </w:r>
          </w:p>
          <w:p w14:paraId="4A266039" w14:textId="4E993ACB" w:rsidR="007F0048" w:rsidRPr="007F0048" w:rsidRDefault="007F0048" w:rsidP="007F0048">
            <w:pPr>
              <w:pStyle w:val="ListParagraph"/>
              <w:numPr>
                <w:ilvl w:val="0"/>
                <w:numId w:val="14"/>
              </w:numPr>
              <w:autoSpaceDE w:val="0"/>
              <w:autoSpaceDN w:val="0"/>
              <w:adjustRightInd w:val="0"/>
              <w:spacing w:line="240" w:lineRule="auto"/>
              <w:rPr>
                <w:rFonts w:ascii="Arial" w:eastAsia="Times New Roman" w:hAnsi="Arial" w:cs="Arial"/>
              </w:rPr>
            </w:pPr>
            <w:r w:rsidRPr="007F0048">
              <w:rPr>
                <w:rFonts w:ascii="Arial" w:eastAsia="Times New Roman" w:hAnsi="Arial" w:cs="Arial"/>
              </w:rPr>
              <w:t xml:space="preserve">Oscar demonstrates weak working memory and poor retention of information. He benefits from: </w:t>
            </w:r>
          </w:p>
          <w:p w14:paraId="3D465A80" w14:textId="77777777" w:rsidR="007F0048" w:rsidRPr="007F0048" w:rsidRDefault="007F0048" w:rsidP="007F0048">
            <w:pPr>
              <w:pStyle w:val="ListParagraph"/>
              <w:numPr>
                <w:ilvl w:val="0"/>
                <w:numId w:val="14"/>
              </w:numPr>
              <w:autoSpaceDE w:val="0"/>
              <w:autoSpaceDN w:val="0"/>
              <w:adjustRightInd w:val="0"/>
              <w:spacing w:after="0" w:line="240" w:lineRule="auto"/>
              <w:rPr>
                <w:rFonts w:ascii="Arial" w:eastAsia="Times New Roman" w:hAnsi="Arial" w:cs="Arial"/>
              </w:rPr>
            </w:pPr>
            <w:r w:rsidRPr="007F0048">
              <w:rPr>
                <w:rFonts w:ascii="Arial" w:eastAsia="Times New Roman" w:hAnsi="Arial" w:cs="Arial"/>
              </w:rPr>
              <w:t>Repetition and overlearning</w:t>
            </w:r>
          </w:p>
          <w:p w14:paraId="4F0ABAA3" w14:textId="77777777" w:rsidR="007F0048" w:rsidRPr="007F0048" w:rsidRDefault="007F0048" w:rsidP="007F0048">
            <w:pPr>
              <w:pStyle w:val="ListParagraph"/>
              <w:numPr>
                <w:ilvl w:val="0"/>
                <w:numId w:val="14"/>
              </w:numPr>
              <w:autoSpaceDE w:val="0"/>
              <w:autoSpaceDN w:val="0"/>
              <w:adjustRightInd w:val="0"/>
              <w:spacing w:after="0" w:line="240" w:lineRule="auto"/>
              <w:rPr>
                <w:rFonts w:ascii="Arial" w:eastAsia="Times New Roman" w:hAnsi="Arial" w:cs="Arial"/>
              </w:rPr>
            </w:pPr>
            <w:r w:rsidRPr="007F0048">
              <w:rPr>
                <w:rFonts w:ascii="Arial" w:eastAsia="Times New Roman" w:hAnsi="Arial" w:cs="Arial"/>
              </w:rPr>
              <w:t>Regular checking of understanding</w:t>
            </w:r>
          </w:p>
          <w:p w14:paraId="69A6ECC2" w14:textId="7065E9BD" w:rsidR="007F0048" w:rsidRPr="007F0048" w:rsidRDefault="007F0048" w:rsidP="007F0048">
            <w:pPr>
              <w:pStyle w:val="ListParagraph"/>
              <w:numPr>
                <w:ilvl w:val="0"/>
                <w:numId w:val="14"/>
              </w:numPr>
              <w:autoSpaceDE w:val="0"/>
              <w:autoSpaceDN w:val="0"/>
              <w:adjustRightInd w:val="0"/>
              <w:spacing w:line="240" w:lineRule="auto"/>
              <w:rPr>
                <w:rFonts w:ascii="Arial" w:eastAsia="Times New Roman" w:hAnsi="Arial" w:cs="Arial"/>
              </w:rPr>
            </w:pPr>
            <w:r w:rsidRPr="007F0048">
              <w:rPr>
                <w:rFonts w:ascii="Arial" w:eastAsia="Times New Roman" w:hAnsi="Arial" w:cs="Arial"/>
              </w:rPr>
              <w:lastRenderedPageBreak/>
              <w:t xml:space="preserve"> He experiences significant difficulties with reading, including decoding, processing text, and maintaining comprehension due to cognitive overload. He requires: </w:t>
            </w:r>
          </w:p>
          <w:p w14:paraId="43D5BDBF" w14:textId="77777777" w:rsidR="007F0048" w:rsidRPr="007F0048" w:rsidRDefault="007F0048" w:rsidP="007F0048">
            <w:pPr>
              <w:pStyle w:val="ListParagraph"/>
              <w:numPr>
                <w:ilvl w:val="0"/>
                <w:numId w:val="14"/>
              </w:numPr>
              <w:autoSpaceDE w:val="0"/>
              <w:autoSpaceDN w:val="0"/>
              <w:adjustRightInd w:val="0"/>
              <w:spacing w:after="0" w:line="240" w:lineRule="auto"/>
              <w:rPr>
                <w:rFonts w:ascii="Arial" w:eastAsia="Times New Roman" w:hAnsi="Arial" w:cs="Arial"/>
              </w:rPr>
            </w:pPr>
            <w:r w:rsidRPr="007F0048">
              <w:rPr>
                <w:rFonts w:ascii="Arial" w:eastAsia="Times New Roman" w:hAnsi="Arial" w:cs="Arial"/>
              </w:rPr>
              <w:t>Pre-teaching of vocabulary</w:t>
            </w:r>
          </w:p>
          <w:p w14:paraId="79DD181B" w14:textId="77777777" w:rsidR="007F0048" w:rsidRPr="007F0048" w:rsidRDefault="007F0048" w:rsidP="007F0048">
            <w:pPr>
              <w:pStyle w:val="ListParagraph"/>
              <w:numPr>
                <w:ilvl w:val="0"/>
                <w:numId w:val="14"/>
              </w:numPr>
              <w:autoSpaceDE w:val="0"/>
              <w:autoSpaceDN w:val="0"/>
              <w:adjustRightInd w:val="0"/>
              <w:spacing w:after="0" w:line="240" w:lineRule="auto"/>
              <w:rPr>
                <w:rFonts w:ascii="Arial" w:eastAsia="Times New Roman" w:hAnsi="Arial" w:cs="Arial"/>
              </w:rPr>
            </w:pPr>
            <w:r w:rsidRPr="007F0048">
              <w:rPr>
                <w:rFonts w:ascii="Arial" w:eastAsia="Times New Roman" w:hAnsi="Arial" w:cs="Arial"/>
              </w:rPr>
              <w:t>Text broken into smaller sections</w:t>
            </w:r>
          </w:p>
          <w:p w14:paraId="31F2CE34" w14:textId="77777777" w:rsidR="007F0048" w:rsidRPr="007F0048" w:rsidRDefault="007F0048" w:rsidP="007F0048">
            <w:pPr>
              <w:pStyle w:val="ListParagraph"/>
              <w:numPr>
                <w:ilvl w:val="0"/>
                <w:numId w:val="14"/>
              </w:numPr>
              <w:autoSpaceDE w:val="0"/>
              <w:autoSpaceDN w:val="0"/>
              <w:adjustRightInd w:val="0"/>
              <w:spacing w:after="0" w:line="240" w:lineRule="auto"/>
              <w:rPr>
                <w:rFonts w:ascii="Arial" w:eastAsia="Times New Roman" w:hAnsi="Arial" w:cs="Arial"/>
              </w:rPr>
            </w:pPr>
            <w:r w:rsidRPr="007F0048">
              <w:rPr>
                <w:rFonts w:ascii="Arial" w:eastAsia="Times New Roman" w:hAnsi="Arial" w:cs="Arial"/>
              </w:rPr>
              <w:t>Guided adult support</w:t>
            </w:r>
          </w:p>
          <w:p w14:paraId="4ADD673F" w14:textId="797CBF0A" w:rsidR="007F0048" w:rsidRPr="007F0048" w:rsidRDefault="007F0048" w:rsidP="007F0048">
            <w:pPr>
              <w:pStyle w:val="ListParagraph"/>
              <w:numPr>
                <w:ilvl w:val="0"/>
                <w:numId w:val="14"/>
              </w:numPr>
              <w:autoSpaceDE w:val="0"/>
              <w:autoSpaceDN w:val="0"/>
              <w:adjustRightInd w:val="0"/>
              <w:spacing w:line="240" w:lineRule="auto"/>
              <w:rPr>
                <w:rFonts w:ascii="Arial" w:eastAsia="Times New Roman" w:hAnsi="Arial" w:cs="Arial"/>
              </w:rPr>
            </w:pPr>
            <w:r w:rsidRPr="007F0048">
              <w:rPr>
                <w:rFonts w:ascii="Arial" w:eastAsia="Times New Roman" w:hAnsi="Arial" w:cs="Arial"/>
              </w:rPr>
              <w:t xml:space="preserve">Oscar has marked difficulties with writing, including generating ideas, structuring sentences, and sustaining independent written work. He benefits from: </w:t>
            </w:r>
          </w:p>
          <w:p w14:paraId="2ACECB3B" w14:textId="77777777" w:rsidR="007F0048" w:rsidRPr="007F0048" w:rsidRDefault="007F0048" w:rsidP="007F0048">
            <w:pPr>
              <w:pStyle w:val="ListParagraph"/>
              <w:numPr>
                <w:ilvl w:val="0"/>
                <w:numId w:val="14"/>
              </w:numPr>
              <w:autoSpaceDE w:val="0"/>
              <w:autoSpaceDN w:val="0"/>
              <w:adjustRightInd w:val="0"/>
              <w:spacing w:after="0" w:line="240" w:lineRule="auto"/>
              <w:rPr>
                <w:rFonts w:ascii="Arial" w:eastAsia="Times New Roman" w:hAnsi="Arial" w:cs="Arial"/>
              </w:rPr>
            </w:pPr>
            <w:r w:rsidRPr="007F0048">
              <w:rPr>
                <w:rFonts w:ascii="Arial" w:eastAsia="Times New Roman" w:hAnsi="Arial" w:cs="Arial"/>
              </w:rPr>
              <w:t>Use of a computer</w:t>
            </w:r>
          </w:p>
          <w:p w14:paraId="5A576D20" w14:textId="77777777" w:rsidR="007F0048" w:rsidRPr="007F0048" w:rsidRDefault="007F0048" w:rsidP="007F0048">
            <w:pPr>
              <w:pStyle w:val="ListParagraph"/>
              <w:numPr>
                <w:ilvl w:val="0"/>
                <w:numId w:val="14"/>
              </w:numPr>
              <w:autoSpaceDE w:val="0"/>
              <w:autoSpaceDN w:val="0"/>
              <w:adjustRightInd w:val="0"/>
              <w:spacing w:after="0" w:line="240" w:lineRule="auto"/>
              <w:rPr>
                <w:rFonts w:ascii="Arial" w:eastAsia="Times New Roman" w:hAnsi="Arial" w:cs="Arial"/>
              </w:rPr>
            </w:pPr>
            <w:r w:rsidRPr="007F0048">
              <w:rPr>
                <w:rFonts w:ascii="Arial" w:eastAsia="Times New Roman" w:hAnsi="Arial" w:cs="Arial"/>
              </w:rPr>
              <w:t>Adult scribing</w:t>
            </w:r>
          </w:p>
          <w:p w14:paraId="67024488" w14:textId="32DD3CAB" w:rsidR="007F0048" w:rsidRPr="007F0048" w:rsidRDefault="007F0048" w:rsidP="007F0048">
            <w:pPr>
              <w:pStyle w:val="ListParagraph"/>
              <w:numPr>
                <w:ilvl w:val="0"/>
                <w:numId w:val="14"/>
              </w:numPr>
              <w:autoSpaceDE w:val="0"/>
              <w:autoSpaceDN w:val="0"/>
              <w:adjustRightInd w:val="0"/>
              <w:spacing w:line="240" w:lineRule="auto"/>
              <w:rPr>
                <w:rFonts w:ascii="Arial" w:eastAsia="Times New Roman" w:hAnsi="Arial" w:cs="Arial"/>
              </w:rPr>
            </w:pPr>
            <w:r w:rsidRPr="007F0048">
              <w:rPr>
                <w:rFonts w:ascii="Arial" w:eastAsia="Times New Roman" w:hAnsi="Arial" w:cs="Arial"/>
              </w:rPr>
              <w:t xml:space="preserve">He shows limited ability to generate and develop ideas, often relying on prompts, producing work that is basic and lacking detail. </w:t>
            </w:r>
          </w:p>
          <w:p w14:paraId="5D0C026D" w14:textId="4A6963AB" w:rsidR="007F0048" w:rsidRPr="007F0048" w:rsidRDefault="007F0048" w:rsidP="007F0048">
            <w:pPr>
              <w:pStyle w:val="ListParagraph"/>
              <w:numPr>
                <w:ilvl w:val="0"/>
                <w:numId w:val="14"/>
              </w:numPr>
              <w:autoSpaceDE w:val="0"/>
              <w:autoSpaceDN w:val="0"/>
              <w:adjustRightInd w:val="0"/>
              <w:spacing w:line="240" w:lineRule="auto"/>
              <w:rPr>
                <w:rFonts w:ascii="Arial" w:eastAsia="Times New Roman" w:hAnsi="Arial" w:cs="Arial"/>
              </w:rPr>
            </w:pPr>
            <w:r w:rsidRPr="007F0048">
              <w:rPr>
                <w:rFonts w:ascii="Arial" w:eastAsia="Times New Roman" w:hAnsi="Arial" w:cs="Arial"/>
              </w:rPr>
              <w:t xml:space="preserve">Oscar has difficulties with higher-level language skills, including categorising, identifying relationships, and understanding multiple meanings, which impacts access to more complex learning. </w:t>
            </w:r>
          </w:p>
          <w:p w14:paraId="30C5F474" w14:textId="6159EB22" w:rsidR="007F0048" w:rsidRPr="007F0048" w:rsidRDefault="007F0048" w:rsidP="007F0048">
            <w:pPr>
              <w:pStyle w:val="ListParagraph"/>
              <w:numPr>
                <w:ilvl w:val="0"/>
                <w:numId w:val="14"/>
              </w:numPr>
              <w:autoSpaceDE w:val="0"/>
              <w:autoSpaceDN w:val="0"/>
              <w:adjustRightInd w:val="0"/>
              <w:spacing w:line="240" w:lineRule="auto"/>
              <w:rPr>
                <w:rFonts w:ascii="Arial" w:eastAsia="Times New Roman" w:hAnsi="Arial" w:cs="Arial"/>
              </w:rPr>
            </w:pPr>
            <w:r w:rsidRPr="007F0048">
              <w:rPr>
                <w:rFonts w:ascii="Arial" w:eastAsia="Times New Roman" w:hAnsi="Arial" w:cs="Arial"/>
              </w:rPr>
              <w:t xml:space="preserve">He benefits from structured, scaffolded teaching approaches, including: </w:t>
            </w:r>
          </w:p>
          <w:p w14:paraId="353FCC59" w14:textId="77777777" w:rsidR="007F0048" w:rsidRPr="007F0048" w:rsidRDefault="007F0048" w:rsidP="007F0048">
            <w:pPr>
              <w:pStyle w:val="ListParagraph"/>
              <w:numPr>
                <w:ilvl w:val="0"/>
                <w:numId w:val="14"/>
              </w:numPr>
              <w:autoSpaceDE w:val="0"/>
              <w:autoSpaceDN w:val="0"/>
              <w:adjustRightInd w:val="0"/>
              <w:spacing w:after="0" w:line="240" w:lineRule="auto"/>
              <w:rPr>
                <w:rFonts w:ascii="Arial" w:eastAsia="Times New Roman" w:hAnsi="Arial" w:cs="Arial"/>
              </w:rPr>
            </w:pPr>
            <w:r w:rsidRPr="007F0048">
              <w:rPr>
                <w:rFonts w:ascii="Arial" w:eastAsia="Times New Roman" w:hAnsi="Arial" w:cs="Arial"/>
              </w:rPr>
              <w:t>Clear instructions</w:t>
            </w:r>
          </w:p>
          <w:p w14:paraId="6B8F53BD" w14:textId="77777777" w:rsidR="007F0048" w:rsidRPr="007F0048" w:rsidRDefault="007F0048" w:rsidP="007F0048">
            <w:pPr>
              <w:pStyle w:val="ListParagraph"/>
              <w:numPr>
                <w:ilvl w:val="0"/>
                <w:numId w:val="14"/>
              </w:numPr>
              <w:autoSpaceDE w:val="0"/>
              <w:autoSpaceDN w:val="0"/>
              <w:adjustRightInd w:val="0"/>
              <w:spacing w:after="0" w:line="240" w:lineRule="auto"/>
              <w:rPr>
                <w:rFonts w:ascii="Arial" w:eastAsia="Times New Roman" w:hAnsi="Arial" w:cs="Arial"/>
              </w:rPr>
            </w:pPr>
            <w:r w:rsidRPr="007F0048">
              <w:rPr>
                <w:rFonts w:ascii="Arial" w:eastAsia="Times New Roman" w:hAnsi="Arial" w:cs="Arial"/>
              </w:rPr>
              <w:t>Visual supports and modelling</w:t>
            </w:r>
          </w:p>
          <w:p w14:paraId="748C5897" w14:textId="77777777" w:rsidR="007F0048" w:rsidRPr="007F0048" w:rsidRDefault="007F0048" w:rsidP="007F0048">
            <w:pPr>
              <w:pStyle w:val="ListParagraph"/>
              <w:numPr>
                <w:ilvl w:val="0"/>
                <w:numId w:val="14"/>
              </w:numPr>
              <w:autoSpaceDE w:val="0"/>
              <w:autoSpaceDN w:val="0"/>
              <w:adjustRightInd w:val="0"/>
              <w:spacing w:after="0" w:line="240" w:lineRule="auto"/>
              <w:rPr>
                <w:rFonts w:ascii="Arial" w:eastAsia="Times New Roman" w:hAnsi="Arial" w:cs="Arial"/>
              </w:rPr>
            </w:pPr>
            <w:r w:rsidRPr="007F0048">
              <w:rPr>
                <w:rFonts w:ascii="Arial" w:eastAsia="Times New Roman" w:hAnsi="Arial" w:cs="Arial"/>
              </w:rPr>
              <w:t>Reduced cognitive load</w:t>
            </w:r>
          </w:p>
          <w:p w14:paraId="472F9E74" w14:textId="77777777" w:rsidR="007F0048" w:rsidRPr="007F0048" w:rsidRDefault="007F0048" w:rsidP="007F0048">
            <w:pPr>
              <w:pStyle w:val="ListParagraph"/>
              <w:numPr>
                <w:ilvl w:val="0"/>
                <w:numId w:val="14"/>
              </w:numPr>
              <w:autoSpaceDE w:val="0"/>
              <w:autoSpaceDN w:val="0"/>
              <w:adjustRightInd w:val="0"/>
              <w:spacing w:after="0" w:line="240" w:lineRule="auto"/>
              <w:rPr>
                <w:rFonts w:ascii="Arial" w:eastAsia="Times New Roman" w:hAnsi="Arial" w:cs="Arial"/>
              </w:rPr>
            </w:pPr>
            <w:r w:rsidRPr="007F0048">
              <w:rPr>
                <w:rFonts w:ascii="Arial" w:eastAsia="Times New Roman" w:hAnsi="Arial" w:cs="Arial"/>
              </w:rPr>
              <w:t>Regular feedback and reassurance</w:t>
            </w:r>
          </w:p>
          <w:p w14:paraId="08DE9CE3" w14:textId="41A4A7DA" w:rsidR="007F0048" w:rsidRPr="007F0048" w:rsidRDefault="007F0048" w:rsidP="007F0048">
            <w:pPr>
              <w:pStyle w:val="ListParagraph"/>
              <w:numPr>
                <w:ilvl w:val="0"/>
                <w:numId w:val="14"/>
              </w:numPr>
              <w:autoSpaceDE w:val="0"/>
              <w:autoSpaceDN w:val="0"/>
              <w:adjustRightInd w:val="0"/>
              <w:spacing w:line="240" w:lineRule="auto"/>
              <w:rPr>
                <w:rFonts w:ascii="Arial" w:eastAsia="Times New Roman" w:hAnsi="Arial" w:cs="Arial"/>
              </w:rPr>
            </w:pPr>
            <w:r w:rsidRPr="007F0048">
              <w:rPr>
                <w:rFonts w:ascii="Arial" w:eastAsia="Times New Roman" w:hAnsi="Arial" w:cs="Arial"/>
              </w:rPr>
              <w:t>His engagement improves in a supportive, low-pressure environment with carefully adapted tasks to ensure success and build confidence.</w:t>
            </w:r>
          </w:p>
          <w:p w14:paraId="778D2DE6" w14:textId="77777777" w:rsidR="00777EB3" w:rsidRPr="00B4097F" w:rsidRDefault="00777EB3" w:rsidP="00B4097F">
            <w:pPr>
              <w:autoSpaceDE w:val="0"/>
              <w:autoSpaceDN w:val="0"/>
              <w:adjustRightInd w:val="0"/>
              <w:spacing w:after="0" w:line="240" w:lineRule="auto"/>
              <w:rPr>
                <w:rFonts w:ascii="Arial" w:eastAsia="Times New Roman" w:hAnsi="Arial" w:cs="Arial"/>
                <w:i/>
                <w:color w:val="FF0000"/>
                <w:sz w:val="20"/>
                <w:szCs w:val="20"/>
              </w:rPr>
            </w:pPr>
          </w:p>
        </w:tc>
      </w:tr>
      <w:tr w:rsidR="00777EB3" w:rsidRPr="00CA0216" w14:paraId="667F4643" w14:textId="77777777" w:rsidTr="00D733BD">
        <w:trPr>
          <w:trHeight w:val="751"/>
        </w:trPr>
        <w:tc>
          <w:tcPr>
            <w:tcW w:w="5000" w:type="pct"/>
            <w:gridSpan w:val="2"/>
          </w:tcPr>
          <w:p w14:paraId="2EA40C79" w14:textId="77777777" w:rsidR="00777EB3" w:rsidRPr="00D733BD" w:rsidRDefault="00777EB3" w:rsidP="00777EB3">
            <w:pPr>
              <w:autoSpaceDE w:val="0"/>
              <w:autoSpaceDN w:val="0"/>
              <w:adjustRightInd w:val="0"/>
              <w:spacing w:after="0" w:line="240" w:lineRule="auto"/>
              <w:rPr>
                <w:rFonts w:eastAsia="Times New Roman" w:cs="Arial"/>
                <w:color w:val="FF0000"/>
              </w:rPr>
            </w:pPr>
            <w:r w:rsidRPr="00D733BD">
              <w:rPr>
                <w:rFonts w:eastAsia="Times New Roman" w:cs="Arial"/>
                <w:b/>
                <w:sz w:val="28"/>
                <w:szCs w:val="28"/>
              </w:rPr>
              <w:lastRenderedPageBreak/>
              <w:t xml:space="preserve">Emotional, Social and Mental Health – </w:t>
            </w:r>
            <w:r w:rsidRPr="00D733BD">
              <w:rPr>
                <w:rFonts w:eastAsia="Times New Roman" w:cs="Arial"/>
                <w:b/>
              </w:rPr>
              <w:t xml:space="preserve">areas to report on: </w:t>
            </w:r>
            <w:r w:rsidRPr="00D733BD">
              <w:rPr>
                <w:rFonts w:eastAsia="Times New Roman" w:cs="Arial"/>
                <w:i/>
              </w:rPr>
              <w:t>presenting behaviours, emotional understanding/management of emotions, anxiety levels, social understanding, attachment difficulties, awareness of danger, self-esteem/confidence</w:t>
            </w:r>
            <w:r w:rsidRPr="00D733BD">
              <w:rPr>
                <w:rFonts w:eastAsia="Times New Roman" w:cs="Arial"/>
              </w:rPr>
              <w:t xml:space="preserve"> </w:t>
            </w:r>
          </w:p>
        </w:tc>
      </w:tr>
      <w:tr w:rsidR="00777EB3" w:rsidRPr="00CA0216" w14:paraId="3CA40323" w14:textId="77777777" w:rsidTr="00D733BD">
        <w:trPr>
          <w:trHeight w:val="563"/>
        </w:trPr>
        <w:tc>
          <w:tcPr>
            <w:tcW w:w="2500" w:type="pct"/>
          </w:tcPr>
          <w:p w14:paraId="3BB75D0B" w14:textId="77777777" w:rsidR="00777EB3" w:rsidRPr="00D733BD" w:rsidRDefault="00777EB3" w:rsidP="00777EB3">
            <w:pPr>
              <w:autoSpaceDE w:val="0"/>
              <w:autoSpaceDN w:val="0"/>
              <w:adjustRightInd w:val="0"/>
              <w:spacing w:after="0" w:line="240" w:lineRule="auto"/>
              <w:rPr>
                <w:rFonts w:ascii="Arial" w:eastAsia="Times New Roman" w:hAnsi="Arial" w:cs="Arial"/>
                <w:i/>
                <w:sz w:val="20"/>
                <w:szCs w:val="20"/>
              </w:rPr>
            </w:pPr>
            <w:r w:rsidRPr="00D733BD">
              <w:rPr>
                <w:rFonts w:ascii="Arial" w:eastAsia="Times New Roman" w:hAnsi="Arial" w:cs="Arial"/>
                <w:b/>
              </w:rPr>
              <w:t>Strengths and current functioning</w:t>
            </w:r>
            <w:r w:rsidRPr="00D733BD">
              <w:rPr>
                <w:rFonts w:ascii="Arial" w:eastAsia="Times New Roman" w:hAnsi="Arial" w:cs="Arial"/>
                <w:b/>
                <w:i/>
                <w:sz w:val="20"/>
                <w:szCs w:val="20"/>
              </w:rPr>
              <w:t xml:space="preserve"> – </w:t>
            </w:r>
            <w:r w:rsidRPr="00D733BD">
              <w:rPr>
                <w:rFonts w:ascii="Arial" w:eastAsia="Times New Roman" w:hAnsi="Arial" w:cs="Arial"/>
                <w:i/>
                <w:sz w:val="20"/>
                <w:szCs w:val="20"/>
              </w:rPr>
              <w:t>comment on</w:t>
            </w:r>
            <w:r w:rsidRPr="00D733BD">
              <w:rPr>
                <w:rFonts w:ascii="Arial" w:eastAsia="Times New Roman" w:hAnsi="Arial" w:cs="Arial"/>
                <w:b/>
                <w:i/>
                <w:sz w:val="20"/>
                <w:szCs w:val="20"/>
              </w:rPr>
              <w:t xml:space="preserve"> </w:t>
            </w:r>
            <w:r w:rsidRPr="00D733BD">
              <w:rPr>
                <w:rFonts w:ascii="Arial" w:eastAsia="Times New Roman" w:hAnsi="Arial" w:cs="Arial"/>
                <w:i/>
                <w:sz w:val="20"/>
                <w:szCs w:val="20"/>
              </w:rPr>
              <w:t>what the child or young person can do well or is in the process of developing</w:t>
            </w:r>
          </w:p>
        </w:tc>
        <w:tc>
          <w:tcPr>
            <w:tcW w:w="2500" w:type="pct"/>
          </w:tcPr>
          <w:p w14:paraId="04794DA2" w14:textId="77777777" w:rsidR="00777EB3" w:rsidRPr="00D733BD" w:rsidRDefault="00777EB3" w:rsidP="00777EB3">
            <w:pPr>
              <w:autoSpaceDE w:val="0"/>
              <w:autoSpaceDN w:val="0"/>
              <w:adjustRightInd w:val="0"/>
              <w:spacing w:after="0" w:line="240" w:lineRule="auto"/>
              <w:rPr>
                <w:rFonts w:ascii="Arial" w:eastAsia="Times New Roman" w:hAnsi="Arial" w:cs="Arial"/>
                <w:i/>
                <w:sz w:val="20"/>
                <w:szCs w:val="20"/>
              </w:rPr>
            </w:pPr>
            <w:r w:rsidRPr="00D733BD">
              <w:rPr>
                <w:rFonts w:ascii="Arial" w:eastAsia="Times New Roman" w:hAnsi="Arial" w:cs="Arial"/>
                <w:b/>
              </w:rPr>
              <w:t>Special Educational Needs</w:t>
            </w:r>
            <w:r w:rsidRPr="00D733BD">
              <w:rPr>
                <w:rFonts w:ascii="Arial" w:eastAsia="Times New Roman" w:hAnsi="Arial" w:cs="Arial"/>
                <w:i/>
                <w:sz w:val="20"/>
                <w:szCs w:val="20"/>
              </w:rPr>
              <w:t xml:space="preserve"> – comment on the child or young person’s identified need, areas of difficulty/challenge</w:t>
            </w:r>
          </w:p>
        </w:tc>
      </w:tr>
      <w:tr w:rsidR="00777EB3" w:rsidRPr="00CA0216" w14:paraId="3B5308AE" w14:textId="77777777" w:rsidTr="00D733BD">
        <w:trPr>
          <w:trHeight w:val="563"/>
        </w:trPr>
        <w:tc>
          <w:tcPr>
            <w:tcW w:w="2500" w:type="pct"/>
          </w:tcPr>
          <w:p w14:paraId="22EE48FE" w14:textId="77777777" w:rsidR="00777EB3" w:rsidRDefault="00777EB3" w:rsidP="00777EB3">
            <w:pPr>
              <w:autoSpaceDE w:val="0"/>
              <w:autoSpaceDN w:val="0"/>
              <w:adjustRightInd w:val="0"/>
              <w:spacing w:after="0" w:line="240" w:lineRule="auto"/>
              <w:rPr>
                <w:rFonts w:ascii="Arial" w:eastAsia="Times New Roman" w:hAnsi="Arial" w:cs="Arial"/>
                <w:b/>
              </w:rPr>
            </w:pPr>
          </w:p>
          <w:p w14:paraId="7220A69C" w14:textId="77777777" w:rsidR="002D6788" w:rsidRDefault="002D6788" w:rsidP="002D6788">
            <w:pPr>
              <w:pStyle w:val="ListParagraph"/>
              <w:numPr>
                <w:ilvl w:val="0"/>
                <w:numId w:val="17"/>
              </w:numPr>
              <w:autoSpaceDE w:val="0"/>
              <w:autoSpaceDN w:val="0"/>
              <w:adjustRightInd w:val="0"/>
              <w:spacing w:after="0" w:line="240" w:lineRule="auto"/>
              <w:rPr>
                <w:rFonts w:ascii="Arial" w:eastAsia="Times New Roman" w:hAnsi="Arial" w:cs="Arial"/>
              </w:rPr>
            </w:pPr>
            <w:r>
              <w:rPr>
                <w:rFonts w:ascii="Arial" w:eastAsia="Times New Roman" w:hAnsi="Arial" w:cs="Arial"/>
              </w:rPr>
              <w:t>Can voice that he is feeling down or unhappy</w:t>
            </w:r>
          </w:p>
          <w:p w14:paraId="69A4B431" w14:textId="77777777" w:rsidR="002D6788" w:rsidRPr="00147E11" w:rsidRDefault="002D6788" w:rsidP="002D6788">
            <w:pPr>
              <w:pStyle w:val="ListParagraph"/>
              <w:numPr>
                <w:ilvl w:val="0"/>
                <w:numId w:val="17"/>
              </w:numPr>
              <w:autoSpaceDE w:val="0"/>
              <w:autoSpaceDN w:val="0"/>
              <w:adjustRightInd w:val="0"/>
              <w:spacing w:after="0" w:line="240" w:lineRule="auto"/>
              <w:rPr>
                <w:rFonts w:ascii="Arial" w:eastAsia="Times New Roman" w:hAnsi="Arial" w:cs="Arial"/>
              </w:rPr>
            </w:pPr>
            <w:r>
              <w:rPr>
                <w:rFonts w:ascii="Arial" w:eastAsia="Times New Roman" w:hAnsi="Arial" w:cs="Arial"/>
              </w:rPr>
              <w:t>Will discuss one-to-one with trusted staff if he is anxious</w:t>
            </w:r>
          </w:p>
          <w:p w14:paraId="7B1933E5" w14:textId="77777777" w:rsidR="00FE3FD4" w:rsidRPr="00D733BD" w:rsidRDefault="00FE3FD4" w:rsidP="00777EB3">
            <w:pPr>
              <w:autoSpaceDE w:val="0"/>
              <w:autoSpaceDN w:val="0"/>
              <w:adjustRightInd w:val="0"/>
              <w:spacing w:after="0" w:line="240" w:lineRule="auto"/>
              <w:rPr>
                <w:rFonts w:ascii="Arial" w:eastAsia="Times New Roman" w:hAnsi="Arial" w:cs="Arial"/>
                <w:b/>
              </w:rPr>
            </w:pPr>
          </w:p>
        </w:tc>
        <w:tc>
          <w:tcPr>
            <w:tcW w:w="2500" w:type="pct"/>
          </w:tcPr>
          <w:p w14:paraId="456F683A" w14:textId="6C8E75D5" w:rsidR="00C51E2B" w:rsidRPr="00C51E2B" w:rsidRDefault="00C51E2B" w:rsidP="00C51E2B">
            <w:pPr>
              <w:pStyle w:val="ListParagraph"/>
              <w:numPr>
                <w:ilvl w:val="0"/>
                <w:numId w:val="17"/>
              </w:numPr>
              <w:autoSpaceDE w:val="0"/>
              <w:autoSpaceDN w:val="0"/>
              <w:adjustRightInd w:val="0"/>
              <w:spacing w:after="0" w:line="240" w:lineRule="auto"/>
              <w:rPr>
                <w:rFonts w:ascii="Arial" w:eastAsia="Times New Roman" w:hAnsi="Arial" w:cs="Arial"/>
                <w:bCs/>
              </w:rPr>
            </w:pPr>
            <w:r w:rsidRPr="00C51E2B">
              <w:rPr>
                <w:rFonts w:ascii="Arial" w:eastAsia="Times New Roman" w:hAnsi="Arial" w:cs="Arial"/>
                <w:bCs/>
              </w:rPr>
              <w:t>Oscar presents with significantly low mood and low self-esteem, which impacts his confidence, engagement, and willingness to participate in both learning and social situations.</w:t>
            </w:r>
          </w:p>
          <w:p w14:paraId="5DFE6078" w14:textId="06D5B607" w:rsidR="00C51E2B" w:rsidRPr="00C51E2B" w:rsidRDefault="00C51E2B" w:rsidP="00C51E2B">
            <w:pPr>
              <w:pStyle w:val="ListParagraph"/>
              <w:numPr>
                <w:ilvl w:val="0"/>
                <w:numId w:val="17"/>
              </w:numPr>
              <w:autoSpaceDE w:val="0"/>
              <w:autoSpaceDN w:val="0"/>
              <w:adjustRightInd w:val="0"/>
              <w:spacing w:after="0" w:line="240" w:lineRule="auto"/>
              <w:rPr>
                <w:rFonts w:ascii="Arial" w:eastAsia="Times New Roman" w:hAnsi="Arial" w:cs="Arial"/>
                <w:bCs/>
              </w:rPr>
            </w:pPr>
            <w:r w:rsidRPr="00C51E2B">
              <w:rPr>
                <w:rFonts w:ascii="Arial" w:eastAsia="Times New Roman" w:hAnsi="Arial" w:cs="Arial"/>
                <w:bCs/>
              </w:rPr>
              <w:t>He has made verbal statements indicating possible emotional distress (e.g. “not wanting to be here”), which require ongoing monitoring and appropriate pastoral/safeguarding follow-up.</w:t>
            </w:r>
          </w:p>
          <w:p w14:paraId="02C7CEEA" w14:textId="3A79EF3C" w:rsidR="00C51E2B" w:rsidRPr="00C51E2B" w:rsidRDefault="00C51E2B" w:rsidP="00C51E2B">
            <w:pPr>
              <w:pStyle w:val="ListParagraph"/>
              <w:numPr>
                <w:ilvl w:val="0"/>
                <w:numId w:val="17"/>
              </w:numPr>
              <w:autoSpaceDE w:val="0"/>
              <w:autoSpaceDN w:val="0"/>
              <w:adjustRightInd w:val="0"/>
              <w:spacing w:after="0" w:line="240" w:lineRule="auto"/>
              <w:rPr>
                <w:rFonts w:ascii="Arial" w:eastAsia="Times New Roman" w:hAnsi="Arial" w:cs="Arial"/>
                <w:bCs/>
              </w:rPr>
            </w:pPr>
            <w:r w:rsidRPr="00C51E2B">
              <w:rPr>
                <w:rFonts w:ascii="Arial" w:eastAsia="Times New Roman" w:hAnsi="Arial" w:cs="Arial"/>
                <w:bCs/>
              </w:rPr>
              <w:t xml:space="preserve">Oscar experiences high levels of anxiety in peer </w:t>
            </w:r>
            <w:proofErr w:type="gramStart"/>
            <w:r w:rsidRPr="00C51E2B">
              <w:rPr>
                <w:rFonts w:ascii="Arial" w:eastAsia="Times New Roman" w:hAnsi="Arial" w:cs="Arial"/>
                <w:bCs/>
              </w:rPr>
              <w:t>situations, and</w:t>
            </w:r>
            <w:proofErr w:type="gramEnd"/>
            <w:r w:rsidRPr="00C51E2B">
              <w:rPr>
                <w:rFonts w:ascii="Arial" w:eastAsia="Times New Roman" w:hAnsi="Arial" w:cs="Arial"/>
                <w:bCs/>
              </w:rPr>
              <w:t xml:space="preserve"> may engage in attention-seeking or socially unusual behaviours </w:t>
            </w:r>
            <w:proofErr w:type="gramStart"/>
            <w:r w:rsidRPr="00C51E2B">
              <w:rPr>
                <w:rFonts w:ascii="Arial" w:eastAsia="Times New Roman" w:hAnsi="Arial" w:cs="Arial"/>
                <w:bCs/>
              </w:rPr>
              <w:t>in an attempt to</w:t>
            </w:r>
            <w:proofErr w:type="gramEnd"/>
            <w:r w:rsidRPr="00C51E2B">
              <w:rPr>
                <w:rFonts w:ascii="Arial" w:eastAsia="Times New Roman" w:hAnsi="Arial" w:cs="Arial"/>
                <w:bCs/>
              </w:rPr>
              <w:t xml:space="preserve"> gain acceptance or elicit laughter from others.</w:t>
            </w:r>
          </w:p>
          <w:p w14:paraId="46598906" w14:textId="79F5870E" w:rsidR="00C51E2B" w:rsidRPr="00C51E2B" w:rsidRDefault="00C51E2B" w:rsidP="00C51E2B">
            <w:pPr>
              <w:pStyle w:val="ListParagraph"/>
              <w:numPr>
                <w:ilvl w:val="0"/>
                <w:numId w:val="17"/>
              </w:numPr>
              <w:autoSpaceDE w:val="0"/>
              <w:autoSpaceDN w:val="0"/>
              <w:adjustRightInd w:val="0"/>
              <w:spacing w:after="0" w:line="240" w:lineRule="auto"/>
              <w:rPr>
                <w:rFonts w:ascii="Arial" w:eastAsia="Times New Roman" w:hAnsi="Arial" w:cs="Arial"/>
                <w:bCs/>
              </w:rPr>
            </w:pPr>
            <w:r w:rsidRPr="00C51E2B">
              <w:rPr>
                <w:rFonts w:ascii="Arial" w:eastAsia="Times New Roman" w:hAnsi="Arial" w:cs="Arial"/>
                <w:bCs/>
              </w:rPr>
              <w:t>He demonstrates limited awareness of personal safety and risk, which may place him in potentially unsafe situations without recognising danger.</w:t>
            </w:r>
          </w:p>
          <w:p w14:paraId="73EA96DA" w14:textId="6FA11BD1" w:rsidR="00C51E2B" w:rsidRPr="00C51E2B" w:rsidRDefault="00C51E2B" w:rsidP="00C51E2B">
            <w:pPr>
              <w:pStyle w:val="ListParagraph"/>
              <w:numPr>
                <w:ilvl w:val="0"/>
                <w:numId w:val="17"/>
              </w:numPr>
              <w:autoSpaceDE w:val="0"/>
              <w:autoSpaceDN w:val="0"/>
              <w:adjustRightInd w:val="0"/>
              <w:spacing w:after="0" w:line="240" w:lineRule="auto"/>
              <w:rPr>
                <w:rFonts w:ascii="Arial" w:eastAsia="Times New Roman" w:hAnsi="Arial" w:cs="Arial"/>
                <w:bCs/>
              </w:rPr>
            </w:pPr>
            <w:r w:rsidRPr="00C51E2B">
              <w:rPr>
                <w:rFonts w:ascii="Arial" w:eastAsia="Times New Roman" w:hAnsi="Arial" w:cs="Arial"/>
                <w:bCs/>
              </w:rPr>
              <w:t xml:space="preserve">Oscar has significant difficulties recognising and interpreting the emotions of </w:t>
            </w:r>
            <w:proofErr w:type="gramStart"/>
            <w:r w:rsidRPr="00C51E2B">
              <w:rPr>
                <w:rFonts w:ascii="Arial" w:eastAsia="Times New Roman" w:hAnsi="Arial" w:cs="Arial"/>
                <w:bCs/>
              </w:rPr>
              <w:t>others, and</w:t>
            </w:r>
            <w:proofErr w:type="gramEnd"/>
            <w:r w:rsidRPr="00C51E2B">
              <w:rPr>
                <w:rFonts w:ascii="Arial" w:eastAsia="Times New Roman" w:hAnsi="Arial" w:cs="Arial"/>
                <w:bCs/>
              </w:rPr>
              <w:t xml:space="preserve"> is often unaware when his behaviour may be irritating or upsetting to peers.</w:t>
            </w:r>
          </w:p>
          <w:p w14:paraId="09AA1AB7" w14:textId="305BA96A" w:rsidR="00C51E2B" w:rsidRPr="00C51E2B" w:rsidRDefault="00C51E2B" w:rsidP="00C51E2B">
            <w:pPr>
              <w:pStyle w:val="ListParagraph"/>
              <w:numPr>
                <w:ilvl w:val="0"/>
                <w:numId w:val="17"/>
              </w:numPr>
              <w:autoSpaceDE w:val="0"/>
              <w:autoSpaceDN w:val="0"/>
              <w:adjustRightInd w:val="0"/>
              <w:spacing w:after="0" w:line="240" w:lineRule="auto"/>
              <w:rPr>
                <w:rFonts w:ascii="Arial" w:eastAsia="Times New Roman" w:hAnsi="Arial" w:cs="Arial"/>
                <w:bCs/>
              </w:rPr>
            </w:pPr>
            <w:r w:rsidRPr="00C51E2B">
              <w:rPr>
                <w:rFonts w:ascii="Arial" w:eastAsia="Times New Roman" w:hAnsi="Arial" w:cs="Arial"/>
                <w:bCs/>
              </w:rPr>
              <w:t>He shows reduced social awareness and understanding, making it difficult for him to establish and maintain appropriate peer relationships or find a role within group dynamics.</w:t>
            </w:r>
          </w:p>
          <w:p w14:paraId="5DCF9926" w14:textId="27ADD927" w:rsidR="00C51E2B" w:rsidRPr="00C51E2B" w:rsidRDefault="00C51E2B" w:rsidP="00C51E2B">
            <w:pPr>
              <w:pStyle w:val="ListParagraph"/>
              <w:numPr>
                <w:ilvl w:val="0"/>
                <w:numId w:val="17"/>
              </w:numPr>
              <w:autoSpaceDE w:val="0"/>
              <w:autoSpaceDN w:val="0"/>
              <w:adjustRightInd w:val="0"/>
              <w:spacing w:after="0" w:line="240" w:lineRule="auto"/>
              <w:rPr>
                <w:rFonts w:ascii="Arial" w:eastAsia="Times New Roman" w:hAnsi="Arial" w:cs="Arial"/>
                <w:bCs/>
              </w:rPr>
            </w:pPr>
            <w:r w:rsidRPr="00C51E2B">
              <w:rPr>
                <w:rFonts w:ascii="Arial" w:eastAsia="Times New Roman" w:hAnsi="Arial" w:cs="Arial"/>
                <w:bCs/>
              </w:rPr>
              <w:t>During group activities or games, Oscar struggles to generate his own ideas or contributions, and will often imitate or copy others rather than engage independently.</w:t>
            </w:r>
          </w:p>
          <w:p w14:paraId="00332944" w14:textId="40DEE98E" w:rsidR="00C51E2B" w:rsidRPr="00C51E2B" w:rsidRDefault="00C51E2B" w:rsidP="00C51E2B">
            <w:pPr>
              <w:pStyle w:val="ListParagraph"/>
              <w:numPr>
                <w:ilvl w:val="0"/>
                <w:numId w:val="23"/>
              </w:numPr>
              <w:autoSpaceDE w:val="0"/>
              <w:autoSpaceDN w:val="0"/>
              <w:adjustRightInd w:val="0"/>
              <w:spacing w:after="0" w:line="240" w:lineRule="auto"/>
              <w:rPr>
                <w:rFonts w:ascii="Arial" w:eastAsia="Times New Roman" w:hAnsi="Arial" w:cs="Arial"/>
                <w:bCs/>
              </w:rPr>
            </w:pPr>
            <w:r w:rsidRPr="00C51E2B">
              <w:rPr>
                <w:rFonts w:ascii="Arial" w:eastAsia="Times New Roman" w:hAnsi="Arial" w:cs="Arial"/>
                <w:bCs/>
              </w:rPr>
              <w:t xml:space="preserve">Oscar has a diagnosis of Oppositional Defiant Disorder (ODD) and </w:t>
            </w:r>
            <w:proofErr w:type="gramStart"/>
            <w:r w:rsidRPr="00C51E2B">
              <w:rPr>
                <w:rFonts w:ascii="Arial" w:eastAsia="Times New Roman" w:hAnsi="Arial" w:cs="Arial"/>
                <w:bCs/>
              </w:rPr>
              <w:t>Attention Deficit Hyperactivity Disorder</w:t>
            </w:r>
            <w:proofErr w:type="gramEnd"/>
            <w:r w:rsidRPr="00C51E2B">
              <w:rPr>
                <w:rFonts w:ascii="Arial" w:eastAsia="Times New Roman" w:hAnsi="Arial" w:cs="Arial"/>
                <w:bCs/>
              </w:rPr>
              <w:t xml:space="preserve"> (ADHD), which contribute to:</w:t>
            </w:r>
          </w:p>
          <w:p w14:paraId="45C2BCBE" w14:textId="77777777" w:rsidR="00C51E2B" w:rsidRPr="00C51E2B" w:rsidRDefault="00C51E2B" w:rsidP="00C51E2B">
            <w:pPr>
              <w:numPr>
                <w:ilvl w:val="0"/>
                <w:numId w:val="24"/>
              </w:numPr>
              <w:autoSpaceDE w:val="0"/>
              <w:autoSpaceDN w:val="0"/>
              <w:adjustRightInd w:val="0"/>
              <w:spacing w:after="0" w:line="240" w:lineRule="auto"/>
              <w:rPr>
                <w:rFonts w:ascii="Arial" w:eastAsia="Times New Roman" w:hAnsi="Arial" w:cs="Arial"/>
                <w:bCs/>
              </w:rPr>
            </w:pPr>
            <w:r w:rsidRPr="00C51E2B">
              <w:rPr>
                <w:rFonts w:ascii="Arial" w:eastAsia="Times New Roman" w:hAnsi="Arial" w:cs="Arial"/>
                <w:bCs/>
              </w:rPr>
              <w:t>Difficulties with emotional regulation</w:t>
            </w:r>
          </w:p>
          <w:p w14:paraId="5ACF90DA" w14:textId="77777777" w:rsidR="00C51E2B" w:rsidRPr="00C51E2B" w:rsidRDefault="00C51E2B" w:rsidP="00C51E2B">
            <w:pPr>
              <w:numPr>
                <w:ilvl w:val="0"/>
                <w:numId w:val="24"/>
              </w:numPr>
              <w:autoSpaceDE w:val="0"/>
              <w:autoSpaceDN w:val="0"/>
              <w:adjustRightInd w:val="0"/>
              <w:spacing w:after="0" w:line="240" w:lineRule="auto"/>
              <w:rPr>
                <w:rFonts w:ascii="Arial" w:eastAsia="Times New Roman" w:hAnsi="Arial" w:cs="Arial"/>
                <w:bCs/>
              </w:rPr>
            </w:pPr>
            <w:r w:rsidRPr="00C51E2B">
              <w:rPr>
                <w:rFonts w:ascii="Arial" w:eastAsia="Times New Roman" w:hAnsi="Arial" w:cs="Arial"/>
                <w:bCs/>
              </w:rPr>
              <w:t>Impulsivity</w:t>
            </w:r>
          </w:p>
          <w:p w14:paraId="67F4DC86" w14:textId="77777777" w:rsidR="00C51E2B" w:rsidRPr="00C51E2B" w:rsidRDefault="00C51E2B" w:rsidP="00C51E2B">
            <w:pPr>
              <w:numPr>
                <w:ilvl w:val="0"/>
                <w:numId w:val="24"/>
              </w:numPr>
              <w:autoSpaceDE w:val="0"/>
              <w:autoSpaceDN w:val="0"/>
              <w:adjustRightInd w:val="0"/>
              <w:spacing w:after="0" w:line="240" w:lineRule="auto"/>
              <w:rPr>
                <w:rFonts w:ascii="Arial" w:eastAsia="Times New Roman" w:hAnsi="Arial" w:cs="Arial"/>
                <w:bCs/>
              </w:rPr>
            </w:pPr>
            <w:r w:rsidRPr="00C51E2B">
              <w:rPr>
                <w:rFonts w:ascii="Arial" w:eastAsia="Times New Roman" w:hAnsi="Arial" w:cs="Arial"/>
                <w:bCs/>
              </w:rPr>
              <w:t>Resistance to demands</w:t>
            </w:r>
          </w:p>
          <w:p w14:paraId="37BCFF02" w14:textId="77777777" w:rsidR="00C51E2B" w:rsidRPr="00C51E2B" w:rsidRDefault="00C51E2B" w:rsidP="00C51E2B">
            <w:pPr>
              <w:numPr>
                <w:ilvl w:val="0"/>
                <w:numId w:val="24"/>
              </w:numPr>
              <w:autoSpaceDE w:val="0"/>
              <w:autoSpaceDN w:val="0"/>
              <w:adjustRightInd w:val="0"/>
              <w:spacing w:after="0" w:line="240" w:lineRule="auto"/>
              <w:rPr>
                <w:rFonts w:ascii="Arial" w:eastAsia="Times New Roman" w:hAnsi="Arial" w:cs="Arial"/>
                <w:bCs/>
              </w:rPr>
            </w:pPr>
            <w:r w:rsidRPr="00C51E2B">
              <w:rPr>
                <w:rFonts w:ascii="Arial" w:eastAsia="Times New Roman" w:hAnsi="Arial" w:cs="Arial"/>
                <w:bCs/>
              </w:rPr>
              <w:t>Inconsistent engagement</w:t>
            </w:r>
          </w:p>
          <w:p w14:paraId="688FD301" w14:textId="7C7E51A3" w:rsidR="00C51E2B" w:rsidRPr="00C51E2B" w:rsidRDefault="00C51E2B" w:rsidP="00C51E2B">
            <w:pPr>
              <w:pStyle w:val="ListParagraph"/>
              <w:numPr>
                <w:ilvl w:val="0"/>
                <w:numId w:val="24"/>
              </w:numPr>
              <w:autoSpaceDE w:val="0"/>
              <w:autoSpaceDN w:val="0"/>
              <w:adjustRightInd w:val="0"/>
              <w:spacing w:after="0" w:line="240" w:lineRule="auto"/>
              <w:rPr>
                <w:rFonts w:ascii="Arial" w:eastAsia="Times New Roman" w:hAnsi="Arial" w:cs="Arial"/>
                <w:bCs/>
              </w:rPr>
            </w:pPr>
            <w:r w:rsidRPr="00C51E2B">
              <w:rPr>
                <w:rFonts w:ascii="Arial" w:eastAsia="Times New Roman" w:hAnsi="Arial" w:cs="Arial"/>
                <w:bCs/>
              </w:rPr>
              <w:t>He demonstrates a negative self-concept, referring to himself using derogatory language (e.g. “weird”), indicating internalised low self-worth.</w:t>
            </w:r>
          </w:p>
          <w:p w14:paraId="709EC10D" w14:textId="6756AA24" w:rsidR="00C51E2B" w:rsidRPr="00C51E2B" w:rsidRDefault="00C51E2B" w:rsidP="00C51E2B">
            <w:pPr>
              <w:pStyle w:val="ListParagraph"/>
              <w:numPr>
                <w:ilvl w:val="0"/>
                <w:numId w:val="24"/>
              </w:numPr>
              <w:autoSpaceDE w:val="0"/>
              <w:autoSpaceDN w:val="0"/>
              <w:adjustRightInd w:val="0"/>
              <w:spacing w:after="0" w:line="240" w:lineRule="auto"/>
              <w:rPr>
                <w:rFonts w:ascii="Arial" w:eastAsia="Times New Roman" w:hAnsi="Arial" w:cs="Arial"/>
                <w:bCs/>
              </w:rPr>
            </w:pPr>
            <w:r w:rsidRPr="00C51E2B">
              <w:rPr>
                <w:rFonts w:ascii="Arial" w:eastAsia="Times New Roman" w:hAnsi="Arial" w:cs="Arial"/>
                <w:bCs/>
              </w:rPr>
              <w:lastRenderedPageBreak/>
              <w:t>Oscar has limited peer connections and friendships, which may further reinforce feelings of isolation and low self-esteem.</w:t>
            </w:r>
          </w:p>
          <w:p w14:paraId="1560FAF3" w14:textId="42EA4871" w:rsidR="00C51E2B" w:rsidRPr="00C51E2B" w:rsidRDefault="00C51E2B" w:rsidP="00C51E2B">
            <w:pPr>
              <w:pStyle w:val="ListParagraph"/>
              <w:numPr>
                <w:ilvl w:val="0"/>
                <w:numId w:val="24"/>
              </w:numPr>
              <w:autoSpaceDE w:val="0"/>
              <w:autoSpaceDN w:val="0"/>
              <w:adjustRightInd w:val="0"/>
              <w:spacing w:after="0" w:line="240" w:lineRule="auto"/>
              <w:rPr>
                <w:rFonts w:ascii="Arial" w:eastAsia="Times New Roman" w:hAnsi="Arial" w:cs="Arial"/>
                <w:bCs/>
              </w:rPr>
            </w:pPr>
            <w:r w:rsidRPr="00C51E2B">
              <w:rPr>
                <w:rFonts w:ascii="Arial" w:eastAsia="Times New Roman" w:hAnsi="Arial" w:cs="Arial"/>
                <w:bCs/>
              </w:rPr>
              <w:t>His attendance is significantly below expected levels, with sustained periods of absence, which impacts continuity of learning, relationships, and intervention effectiveness.</w:t>
            </w:r>
          </w:p>
          <w:p w14:paraId="4487ED0E" w14:textId="0C7E533E" w:rsidR="00C51E2B" w:rsidRPr="00C51E2B" w:rsidRDefault="00C51E2B" w:rsidP="00C51E2B">
            <w:pPr>
              <w:pStyle w:val="ListParagraph"/>
              <w:numPr>
                <w:ilvl w:val="0"/>
                <w:numId w:val="24"/>
              </w:numPr>
              <w:autoSpaceDE w:val="0"/>
              <w:autoSpaceDN w:val="0"/>
              <w:adjustRightInd w:val="0"/>
              <w:spacing w:after="0" w:line="240" w:lineRule="auto"/>
              <w:rPr>
                <w:rFonts w:ascii="Arial" w:eastAsia="Times New Roman" w:hAnsi="Arial" w:cs="Arial"/>
                <w:bCs/>
              </w:rPr>
            </w:pPr>
            <w:r w:rsidRPr="00C51E2B">
              <w:rPr>
                <w:rFonts w:ascii="Arial" w:eastAsia="Times New Roman" w:hAnsi="Arial" w:cs="Arial"/>
                <w:bCs/>
              </w:rPr>
              <w:t xml:space="preserve">Oscar finds the </w:t>
            </w:r>
            <w:r w:rsidR="00490BEC">
              <w:rPr>
                <w:rFonts w:ascii="Arial" w:eastAsia="Times New Roman" w:hAnsi="Arial" w:cs="Arial"/>
                <w:bCs/>
              </w:rPr>
              <w:t>small group</w:t>
            </w:r>
            <w:r w:rsidRPr="00C51E2B">
              <w:rPr>
                <w:rFonts w:ascii="Arial" w:eastAsia="Times New Roman" w:hAnsi="Arial" w:cs="Arial"/>
                <w:bCs/>
              </w:rPr>
              <w:t xml:space="preserve"> classroom environment highly dysregulating and overwhelming, particularly in the presence of peers. He is more able to engage when he feels emotionally safe, typically within structured one-to-one support contexts.</w:t>
            </w:r>
          </w:p>
          <w:p w14:paraId="45C540C8" w14:textId="77777777" w:rsidR="00777EB3" w:rsidRPr="0028371F" w:rsidRDefault="00777EB3" w:rsidP="0028371F">
            <w:pPr>
              <w:pStyle w:val="ListParagraph"/>
              <w:spacing w:after="0" w:line="240" w:lineRule="auto"/>
              <w:rPr>
                <w:rFonts w:ascii="Arial" w:eastAsia="Times New Roman" w:hAnsi="Arial" w:cs="Arial"/>
                <w:bCs/>
              </w:rPr>
            </w:pPr>
          </w:p>
        </w:tc>
      </w:tr>
      <w:tr w:rsidR="00777EB3" w:rsidRPr="00CA0216" w14:paraId="186EA5EA" w14:textId="77777777" w:rsidTr="00D134F1">
        <w:trPr>
          <w:trHeight w:val="699"/>
        </w:trPr>
        <w:tc>
          <w:tcPr>
            <w:tcW w:w="5000" w:type="pct"/>
            <w:gridSpan w:val="2"/>
          </w:tcPr>
          <w:p w14:paraId="7B80D4BF" w14:textId="77777777" w:rsidR="00777EB3" w:rsidRPr="00D134F1" w:rsidRDefault="00777EB3" w:rsidP="00777EB3">
            <w:pPr>
              <w:pStyle w:val="NoSpacing"/>
              <w:rPr>
                <w:i/>
                <w:sz w:val="20"/>
                <w:szCs w:val="20"/>
                <w:lang w:val="en-US"/>
              </w:rPr>
            </w:pPr>
            <w:r w:rsidRPr="00845821">
              <w:rPr>
                <w:b/>
                <w:sz w:val="28"/>
                <w:szCs w:val="28"/>
                <w:lang w:val="en-US"/>
              </w:rPr>
              <w:lastRenderedPageBreak/>
              <w:t>Communication and Interaction</w:t>
            </w:r>
            <w:r>
              <w:rPr>
                <w:b/>
                <w:sz w:val="28"/>
                <w:szCs w:val="28"/>
                <w:lang w:val="en-US"/>
              </w:rPr>
              <w:t xml:space="preserve"> </w:t>
            </w:r>
            <w:r>
              <w:rPr>
                <w:b/>
                <w:lang w:val="en-US"/>
              </w:rPr>
              <w:t xml:space="preserve">areas to report on: </w:t>
            </w:r>
            <w:r>
              <w:rPr>
                <w:i/>
                <w:sz w:val="20"/>
                <w:szCs w:val="20"/>
                <w:lang w:val="en-US"/>
              </w:rPr>
              <w:t xml:space="preserve">functional ability to understand, functional ability to express themselves/ideas, social communication/interaction skills (including conversation and </w:t>
            </w:r>
            <w:proofErr w:type="gramStart"/>
            <w:r>
              <w:rPr>
                <w:i/>
                <w:sz w:val="20"/>
                <w:szCs w:val="20"/>
                <w:lang w:val="en-US"/>
              </w:rPr>
              <w:t>higher level</w:t>
            </w:r>
            <w:proofErr w:type="gramEnd"/>
            <w:r>
              <w:rPr>
                <w:i/>
                <w:sz w:val="20"/>
                <w:szCs w:val="20"/>
                <w:lang w:val="en-US"/>
              </w:rPr>
              <w:t xml:space="preserve"> language skills)</w:t>
            </w:r>
          </w:p>
        </w:tc>
      </w:tr>
      <w:tr w:rsidR="00777EB3" w:rsidRPr="00CA0216" w14:paraId="6C63EF9D" w14:textId="77777777" w:rsidTr="00845821">
        <w:tc>
          <w:tcPr>
            <w:tcW w:w="2500" w:type="pct"/>
          </w:tcPr>
          <w:p w14:paraId="67DFC5AA" w14:textId="77777777" w:rsidR="00777EB3" w:rsidRPr="00D733BD" w:rsidRDefault="00777EB3" w:rsidP="00777EB3">
            <w:pPr>
              <w:autoSpaceDE w:val="0"/>
              <w:autoSpaceDN w:val="0"/>
              <w:adjustRightInd w:val="0"/>
              <w:spacing w:after="0" w:line="240" w:lineRule="auto"/>
              <w:rPr>
                <w:rFonts w:ascii="Arial" w:eastAsia="Times New Roman" w:hAnsi="Arial" w:cs="Arial"/>
                <w:i/>
                <w:sz w:val="20"/>
                <w:szCs w:val="20"/>
              </w:rPr>
            </w:pPr>
            <w:r w:rsidRPr="00D733BD">
              <w:rPr>
                <w:rFonts w:ascii="Arial" w:eastAsia="Times New Roman" w:hAnsi="Arial" w:cs="Arial"/>
                <w:b/>
              </w:rPr>
              <w:t>Strengths and current functioning</w:t>
            </w:r>
            <w:r w:rsidRPr="00D733BD">
              <w:rPr>
                <w:rFonts w:ascii="Arial" w:eastAsia="Times New Roman" w:hAnsi="Arial" w:cs="Arial"/>
                <w:b/>
                <w:i/>
                <w:sz w:val="20"/>
                <w:szCs w:val="20"/>
              </w:rPr>
              <w:t xml:space="preserve"> – </w:t>
            </w:r>
            <w:r w:rsidRPr="00D733BD">
              <w:rPr>
                <w:rFonts w:ascii="Arial" w:eastAsia="Times New Roman" w:hAnsi="Arial" w:cs="Arial"/>
                <w:i/>
                <w:sz w:val="20"/>
                <w:szCs w:val="20"/>
              </w:rPr>
              <w:t>comment on</w:t>
            </w:r>
            <w:r w:rsidRPr="00D733BD">
              <w:rPr>
                <w:rFonts w:ascii="Arial" w:eastAsia="Times New Roman" w:hAnsi="Arial" w:cs="Arial"/>
                <w:b/>
                <w:i/>
                <w:sz w:val="20"/>
                <w:szCs w:val="20"/>
              </w:rPr>
              <w:t xml:space="preserve"> </w:t>
            </w:r>
            <w:r w:rsidRPr="00D733BD">
              <w:rPr>
                <w:rFonts w:ascii="Arial" w:eastAsia="Times New Roman" w:hAnsi="Arial" w:cs="Arial"/>
                <w:i/>
                <w:sz w:val="20"/>
                <w:szCs w:val="20"/>
              </w:rPr>
              <w:t>what the child or young person can do well or is in the process of developing</w:t>
            </w:r>
          </w:p>
        </w:tc>
        <w:tc>
          <w:tcPr>
            <w:tcW w:w="2500" w:type="pct"/>
          </w:tcPr>
          <w:p w14:paraId="0EAF0BCA" w14:textId="77777777" w:rsidR="00777EB3" w:rsidRPr="00D733BD" w:rsidRDefault="00777EB3" w:rsidP="00777EB3">
            <w:pPr>
              <w:autoSpaceDE w:val="0"/>
              <w:autoSpaceDN w:val="0"/>
              <w:adjustRightInd w:val="0"/>
              <w:spacing w:after="0" w:line="240" w:lineRule="auto"/>
              <w:rPr>
                <w:rFonts w:ascii="Arial" w:eastAsia="Times New Roman" w:hAnsi="Arial" w:cs="Arial"/>
                <w:i/>
                <w:sz w:val="20"/>
                <w:szCs w:val="20"/>
              </w:rPr>
            </w:pPr>
            <w:r w:rsidRPr="00D733BD">
              <w:rPr>
                <w:rFonts w:ascii="Arial" w:eastAsia="Times New Roman" w:hAnsi="Arial" w:cs="Arial"/>
                <w:b/>
              </w:rPr>
              <w:t>Special Educational Needs</w:t>
            </w:r>
            <w:r w:rsidRPr="00D733BD">
              <w:rPr>
                <w:rFonts w:ascii="Arial" w:eastAsia="Times New Roman" w:hAnsi="Arial" w:cs="Arial"/>
                <w:i/>
                <w:sz w:val="20"/>
                <w:szCs w:val="20"/>
              </w:rPr>
              <w:t xml:space="preserve"> – comment on the child or young person’s identified need, areas of difficulty/challenge</w:t>
            </w:r>
          </w:p>
        </w:tc>
      </w:tr>
      <w:tr w:rsidR="00777EB3" w:rsidRPr="00CA0216" w14:paraId="4BDC5118" w14:textId="77777777" w:rsidTr="00845821">
        <w:tc>
          <w:tcPr>
            <w:tcW w:w="2500" w:type="pct"/>
          </w:tcPr>
          <w:p w14:paraId="7E03F5EE" w14:textId="77777777" w:rsidR="00F67173" w:rsidRDefault="00F67173" w:rsidP="00F67173">
            <w:pPr>
              <w:spacing w:after="0" w:line="240" w:lineRule="auto"/>
              <w:rPr>
                <w:rFonts w:ascii="Arial" w:eastAsia="Arial" w:hAnsi="Arial" w:cs="Arial"/>
                <w:lang w:val="en-US"/>
              </w:rPr>
            </w:pPr>
          </w:p>
          <w:p w14:paraId="78FEAC42" w14:textId="07AA34FB" w:rsidR="00F67173" w:rsidRDefault="00F67173" w:rsidP="00F67173">
            <w:pPr>
              <w:pStyle w:val="ListParagraph"/>
              <w:numPr>
                <w:ilvl w:val="0"/>
                <w:numId w:val="20"/>
              </w:numPr>
              <w:spacing w:after="0" w:line="240" w:lineRule="auto"/>
              <w:rPr>
                <w:rFonts w:ascii="Arial" w:eastAsia="Arial" w:hAnsi="Arial" w:cs="Arial"/>
                <w:lang w:val="en-US"/>
              </w:rPr>
            </w:pPr>
            <w:r>
              <w:rPr>
                <w:rFonts w:ascii="Arial" w:eastAsia="Arial" w:hAnsi="Arial" w:cs="Arial"/>
                <w:lang w:val="en-US"/>
              </w:rPr>
              <w:t>Oscar can communicate sensibly one-to-one with trusted staff</w:t>
            </w:r>
          </w:p>
          <w:p w14:paraId="5D236978" w14:textId="5FDBF454" w:rsidR="00F67173" w:rsidRPr="000A1791" w:rsidRDefault="00F67173" w:rsidP="00F67173">
            <w:pPr>
              <w:pStyle w:val="ListParagraph"/>
              <w:numPr>
                <w:ilvl w:val="0"/>
                <w:numId w:val="20"/>
              </w:numPr>
              <w:spacing w:after="0" w:line="240" w:lineRule="auto"/>
              <w:rPr>
                <w:rFonts w:ascii="Arial" w:eastAsia="Arial" w:hAnsi="Arial" w:cs="Arial"/>
                <w:lang w:val="en-US"/>
              </w:rPr>
            </w:pPr>
            <w:r>
              <w:rPr>
                <w:rFonts w:ascii="Arial" w:eastAsia="Arial" w:hAnsi="Arial" w:cs="Arial"/>
                <w:lang w:val="en-US"/>
              </w:rPr>
              <w:t>He can understand when trusted adult talks to him one-to-one</w:t>
            </w:r>
          </w:p>
          <w:p w14:paraId="50EC52D2" w14:textId="77777777" w:rsidR="00777EB3" w:rsidRDefault="00777EB3" w:rsidP="00777EB3">
            <w:pPr>
              <w:pStyle w:val="NoSpacing"/>
              <w:rPr>
                <w:lang w:val="en-US"/>
              </w:rPr>
            </w:pPr>
          </w:p>
          <w:p w14:paraId="153214A3" w14:textId="77777777" w:rsidR="00777EB3" w:rsidRDefault="00777EB3" w:rsidP="00777EB3">
            <w:pPr>
              <w:pStyle w:val="NoSpacing"/>
              <w:rPr>
                <w:lang w:val="en-US"/>
              </w:rPr>
            </w:pPr>
          </w:p>
          <w:p w14:paraId="3D4E7C98" w14:textId="77777777" w:rsidR="00777EB3" w:rsidRDefault="00777EB3" w:rsidP="00777EB3">
            <w:pPr>
              <w:pStyle w:val="NoSpacing"/>
              <w:rPr>
                <w:lang w:val="en-US"/>
              </w:rPr>
            </w:pPr>
          </w:p>
          <w:p w14:paraId="070EA2B9" w14:textId="77777777" w:rsidR="00777EB3" w:rsidRDefault="00777EB3" w:rsidP="00777EB3">
            <w:pPr>
              <w:pStyle w:val="NoSpacing"/>
              <w:rPr>
                <w:lang w:val="en-US"/>
              </w:rPr>
            </w:pPr>
          </w:p>
          <w:p w14:paraId="57853BF8" w14:textId="77777777" w:rsidR="00777EB3" w:rsidRDefault="00777EB3" w:rsidP="00777EB3">
            <w:pPr>
              <w:pStyle w:val="NoSpacing"/>
              <w:rPr>
                <w:lang w:val="en-US"/>
              </w:rPr>
            </w:pPr>
          </w:p>
          <w:p w14:paraId="2D5A6BBE" w14:textId="77777777" w:rsidR="00777EB3" w:rsidRDefault="00777EB3" w:rsidP="00777EB3">
            <w:pPr>
              <w:pStyle w:val="NoSpacing"/>
              <w:rPr>
                <w:lang w:val="en-US"/>
              </w:rPr>
            </w:pPr>
          </w:p>
          <w:p w14:paraId="00E418EA" w14:textId="77777777" w:rsidR="00777EB3" w:rsidRDefault="00777EB3" w:rsidP="00777EB3">
            <w:pPr>
              <w:pStyle w:val="NoSpacing"/>
              <w:rPr>
                <w:lang w:val="en-US"/>
              </w:rPr>
            </w:pPr>
          </w:p>
          <w:p w14:paraId="499C8806" w14:textId="77777777" w:rsidR="00777EB3" w:rsidRDefault="00777EB3" w:rsidP="00777EB3">
            <w:pPr>
              <w:pStyle w:val="NoSpacing"/>
              <w:rPr>
                <w:lang w:val="en-US"/>
              </w:rPr>
            </w:pPr>
          </w:p>
          <w:p w14:paraId="151B1ECF" w14:textId="77777777" w:rsidR="00777EB3" w:rsidRDefault="00777EB3" w:rsidP="00777EB3">
            <w:pPr>
              <w:pStyle w:val="NoSpacing"/>
              <w:rPr>
                <w:lang w:val="en-US"/>
              </w:rPr>
            </w:pPr>
          </w:p>
          <w:p w14:paraId="4C7994DC" w14:textId="77777777" w:rsidR="00777EB3" w:rsidRDefault="00777EB3" w:rsidP="00777EB3">
            <w:pPr>
              <w:pStyle w:val="NoSpacing"/>
              <w:rPr>
                <w:lang w:val="en-US"/>
              </w:rPr>
            </w:pPr>
          </w:p>
          <w:p w14:paraId="6F509575" w14:textId="77777777" w:rsidR="00777EB3" w:rsidRDefault="00777EB3" w:rsidP="00777EB3">
            <w:pPr>
              <w:pStyle w:val="NoSpacing"/>
              <w:rPr>
                <w:lang w:val="en-US"/>
              </w:rPr>
            </w:pPr>
          </w:p>
          <w:p w14:paraId="0182AC08" w14:textId="77777777" w:rsidR="00777EB3" w:rsidRDefault="00777EB3" w:rsidP="00777EB3">
            <w:pPr>
              <w:pStyle w:val="NoSpacing"/>
              <w:rPr>
                <w:lang w:val="en-US"/>
              </w:rPr>
            </w:pPr>
          </w:p>
          <w:p w14:paraId="0D0E7292" w14:textId="77777777" w:rsidR="00777EB3" w:rsidRDefault="00777EB3" w:rsidP="00777EB3">
            <w:pPr>
              <w:pStyle w:val="NoSpacing"/>
              <w:rPr>
                <w:lang w:val="en-US"/>
              </w:rPr>
            </w:pPr>
          </w:p>
          <w:p w14:paraId="7E4DFF56" w14:textId="77777777" w:rsidR="00777EB3" w:rsidRDefault="00777EB3" w:rsidP="00777EB3">
            <w:pPr>
              <w:pStyle w:val="NoSpacing"/>
              <w:rPr>
                <w:lang w:val="en-US"/>
              </w:rPr>
            </w:pPr>
          </w:p>
          <w:p w14:paraId="114989B5" w14:textId="77777777" w:rsidR="00777EB3" w:rsidRDefault="00777EB3" w:rsidP="00777EB3">
            <w:pPr>
              <w:pStyle w:val="NoSpacing"/>
              <w:rPr>
                <w:lang w:val="en-US"/>
              </w:rPr>
            </w:pPr>
          </w:p>
          <w:p w14:paraId="4D349F92" w14:textId="77777777" w:rsidR="00777EB3" w:rsidRDefault="00777EB3" w:rsidP="00777EB3">
            <w:pPr>
              <w:pStyle w:val="NoSpacing"/>
              <w:rPr>
                <w:lang w:val="en-US"/>
              </w:rPr>
            </w:pPr>
          </w:p>
          <w:p w14:paraId="76DA946E" w14:textId="77777777" w:rsidR="00777EB3" w:rsidRDefault="00777EB3" w:rsidP="00777EB3">
            <w:pPr>
              <w:pStyle w:val="NoSpacing"/>
              <w:rPr>
                <w:lang w:val="en-US"/>
              </w:rPr>
            </w:pPr>
          </w:p>
          <w:p w14:paraId="3A7D2B7C" w14:textId="77777777" w:rsidR="00777EB3" w:rsidRDefault="00777EB3" w:rsidP="00777EB3">
            <w:pPr>
              <w:pStyle w:val="NoSpacing"/>
              <w:rPr>
                <w:lang w:val="en-US"/>
              </w:rPr>
            </w:pPr>
          </w:p>
          <w:p w14:paraId="6EFA00B2" w14:textId="77777777" w:rsidR="00777EB3" w:rsidRDefault="00777EB3" w:rsidP="00777EB3">
            <w:pPr>
              <w:pStyle w:val="NoSpacing"/>
              <w:rPr>
                <w:lang w:val="en-US"/>
              </w:rPr>
            </w:pPr>
          </w:p>
          <w:p w14:paraId="07F9A5E7" w14:textId="77777777" w:rsidR="00777EB3" w:rsidRDefault="00777EB3" w:rsidP="00777EB3">
            <w:pPr>
              <w:pStyle w:val="NoSpacing"/>
              <w:rPr>
                <w:lang w:val="en-US"/>
              </w:rPr>
            </w:pPr>
          </w:p>
          <w:p w14:paraId="0F5E3E80" w14:textId="77777777" w:rsidR="00777EB3" w:rsidRDefault="00777EB3" w:rsidP="00777EB3">
            <w:pPr>
              <w:pStyle w:val="NoSpacing"/>
              <w:rPr>
                <w:lang w:val="en-US"/>
              </w:rPr>
            </w:pPr>
          </w:p>
          <w:p w14:paraId="2D907517" w14:textId="77777777" w:rsidR="00777EB3" w:rsidRDefault="00777EB3" w:rsidP="00777EB3">
            <w:pPr>
              <w:pStyle w:val="NoSpacing"/>
              <w:rPr>
                <w:lang w:val="en-US"/>
              </w:rPr>
            </w:pPr>
          </w:p>
          <w:p w14:paraId="19E8BCDD" w14:textId="77777777" w:rsidR="00777EB3" w:rsidRDefault="00777EB3" w:rsidP="00777EB3">
            <w:pPr>
              <w:pStyle w:val="NoSpacing"/>
              <w:rPr>
                <w:lang w:val="en-US"/>
              </w:rPr>
            </w:pPr>
          </w:p>
          <w:p w14:paraId="10A22508" w14:textId="77777777" w:rsidR="00777EB3" w:rsidRDefault="00777EB3" w:rsidP="00777EB3">
            <w:pPr>
              <w:pStyle w:val="NoSpacing"/>
              <w:rPr>
                <w:lang w:val="en-US"/>
              </w:rPr>
            </w:pPr>
          </w:p>
          <w:p w14:paraId="377366F8" w14:textId="77777777" w:rsidR="00777EB3" w:rsidRDefault="00777EB3" w:rsidP="00777EB3">
            <w:pPr>
              <w:pStyle w:val="NoSpacing"/>
              <w:rPr>
                <w:lang w:val="en-US"/>
              </w:rPr>
            </w:pPr>
          </w:p>
          <w:p w14:paraId="6142015F" w14:textId="77777777" w:rsidR="00777EB3" w:rsidRDefault="00777EB3" w:rsidP="00777EB3">
            <w:pPr>
              <w:pStyle w:val="NoSpacing"/>
              <w:rPr>
                <w:lang w:val="en-US"/>
              </w:rPr>
            </w:pPr>
          </w:p>
          <w:p w14:paraId="3C3B8C14" w14:textId="77777777" w:rsidR="00777EB3" w:rsidRDefault="00777EB3" w:rsidP="00777EB3">
            <w:pPr>
              <w:pStyle w:val="NoSpacing"/>
              <w:rPr>
                <w:lang w:val="en-US"/>
              </w:rPr>
            </w:pPr>
          </w:p>
          <w:p w14:paraId="5379AAB0" w14:textId="77777777" w:rsidR="00777EB3" w:rsidRDefault="00777EB3" w:rsidP="00777EB3">
            <w:pPr>
              <w:pStyle w:val="NoSpacing"/>
              <w:rPr>
                <w:lang w:val="en-US"/>
              </w:rPr>
            </w:pPr>
          </w:p>
          <w:p w14:paraId="7D961074" w14:textId="77777777" w:rsidR="00777EB3" w:rsidRPr="00CA0216" w:rsidRDefault="00777EB3" w:rsidP="00777EB3">
            <w:pPr>
              <w:pStyle w:val="NoSpacing"/>
              <w:rPr>
                <w:lang w:val="en-US"/>
              </w:rPr>
            </w:pPr>
          </w:p>
        </w:tc>
        <w:tc>
          <w:tcPr>
            <w:tcW w:w="2500" w:type="pct"/>
          </w:tcPr>
          <w:p w14:paraId="6AAFF157" w14:textId="78076A5C" w:rsidR="00C63E82" w:rsidRPr="00C63E82" w:rsidRDefault="00C63E82" w:rsidP="00C63E82">
            <w:pPr>
              <w:pStyle w:val="NoSpacing"/>
              <w:numPr>
                <w:ilvl w:val="0"/>
                <w:numId w:val="20"/>
              </w:numPr>
              <w:rPr>
                <w:rFonts w:ascii="Arial" w:hAnsi="Arial" w:cs="Arial"/>
              </w:rPr>
            </w:pPr>
            <w:r w:rsidRPr="00C63E82">
              <w:rPr>
                <w:rFonts w:ascii="Arial" w:hAnsi="Arial" w:cs="Arial"/>
              </w:rPr>
              <w:lastRenderedPageBreak/>
              <w:t xml:space="preserve">Oscar demonstrates difficulty recognising when his language is socially </w:t>
            </w:r>
            <w:proofErr w:type="gramStart"/>
            <w:r w:rsidRPr="00C63E82">
              <w:rPr>
                <w:rFonts w:ascii="Arial" w:hAnsi="Arial" w:cs="Arial"/>
              </w:rPr>
              <w:t>inappropriate, and</w:t>
            </w:r>
            <w:proofErr w:type="gramEnd"/>
            <w:r w:rsidRPr="00C63E82">
              <w:rPr>
                <w:rFonts w:ascii="Arial" w:hAnsi="Arial" w:cs="Arial"/>
              </w:rPr>
              <w:t xml:space="preserve"> is often unaware of the impact his comments have on others.</w:t>
            </w:r>
          </w:p>
          <w:p w14:paraId="7ACA7B88" w14:textId="4F8832BF" w:rsidR="00C63E82" w:rsidRPr="00C63E82" w:rsidRDefault="00C63E82" w:rsidP="00C63E82">
            <w:pPr>
              <w:pStyle w:val="NoSpacing"/>
              <w:numPr>
                <w:ilvl w:val="0"/>
                <w:numId w:val="20"/>
              </w:numPr>
              <w:rPr>
                <w:rFonts w:ascii="Arial" w:hAnsi="Arial" w:cs="Arial"/>
              </w:rPr>
            </w:pPr>
            <w:r w:rsidRPr="00C63E82">
              <w:rPr>
                <w:rFonts w:ascii="Arial" w:hAnsi="Arial" w:cs="Arial"/>
              </w:rPr>
              <w:t>He frequently interrupts or talks over others during group interactions, often sharing ideas that are not related to the current topic or task.</w:t>
            </w:r>
          </w:p>
          <w:p w14:paraId="44F203F2" w14:textId="370FB5CF" w:rsidR="00C63E82" w:rsidRPr="00C63E82" w:rsidRDefault="00C63E82" w:rsidP="00C63E82">
            <w:pPr>
              <w:pStyle w:val="NoSpacing"/>
              <w:numPr>
                <w:ilvl w:val="0"/>
                <w:numId w:val="20"/>
              </w:numPr>
              <w:rPr>
                <w:rFonts w:ascii="Arial" w:hAnsi="Arial" w:cs="Arial"/>
              </w:rPr>
            </w:pPr>
            <w:r w:rsidRPr="00C63E82">
              <w:rPr>
                <w:rFonts w:ascii="Arial" w:hAnsi="Arial" w:cs="Arial"/>
              </w:rPr>
              <w:t>Oscar has a literal interpretation of language and finds it challenging to understand humour, sarcasm, or figurative speech used by peers.</w:t>
            </w:r>
          </w:p>
          <w:p w14:paraId="138E385A" w14:textId="70BE99AB" w:rsidR="00C63E82" w:rsidRPr="00C63E82" w:rsidRDefault="00C63E82" w:rsidP="00C63E82">
            <w:pPr>
              <w:pStyle w:val="NoSpacing"/>
              <w:numPr>
                <w:ilvl w:val="0"/>
                <w:numId w:val="20"/>
              </w:numPr>
              <w:rPr>
                <w:rFonts w:ascii="Arial" w:hAnsi="Arial" w:cs="Arial"/>
              </w:rPr>
            </w:pPr>
            <w:r w:rsidRPr="00C63E82">
              <w:rPr>
                <w:rFonts w:ascii="Arial" w:hAnsi="Arial" w:cs="Arial"/>
              </w:rPr>
              <w:t>He experiences significant difficulty expressing his needs effectively in social situations, particularly when interacting with peers.</w:t>
            </w:r>
          </w:p>
          <w:p w14:paraId="52149B94" w14:textId="5B1A1C4C" w:rsidR="00C63E82" w:rsidRPr="00C63E82" w:rsidRDefault="00C63E82" w:rsidP="00C63E82">
            <w:pPr>
              <w:pStyle w:val="NoSpacing"/>
              <w:numPr>
                <w:ilvl w:val="0"/>
                <w:numId w:val="20"/>
              </w:numPr>
              <w:rPr>
                <w:rFonts w:ascii="Arial" w:hAnsi="Arial" w:cs="Arial"/>
              </w:rPr>
            </w:pPr>
            <w:r w:rsidRPr="00C63E82">
              <w:rPr>
                <w:rFonts w:ascii="Arial" w:hAnsi="Arial" w:cs="Arial"/>
              </w:rPr>
              <w:t>When responding to questions, Oscar typically provides limited verbal output (e.g. single-word responses), even when prompted with open-ended questions that require elaboration.</w:t>
            </w:r>
          </w:p>
          <w:p w14:paraId="7BA15028" w14:textId="13BC6E19" w:rsidR="00C63E82" w:rsidRPr="00C63E82" w:rsidRDefault="00C63E82" w:rsidP="00C63E82">
            <w:pPr>
              <w:pStyle w:val="NoSpacing"/>
              <w:numPr>
                <w:ilvl w:val="0"/>
                <w:numId w:val="20"/>
              </w:numPr>
              <w:rPr>
                <w:rFonts w:ascii="Arial" w:hAnsi="Arial" w:cs="Arial"/>
              </w:rPr>
            </w:pPr>
            <w:r w:rsidRPr="00C63E82">
              <w:rPr>
                <w:rFonts w:ascii="Arial" w:hAnsi="Arial" w:cs="Arial"/>
              </w:rPr>
              <w:t xml:space="preserve">Oscar presents with receptive language difficulties, particularly when processing longer or multi-step instructions, </w:t>
            </w:r>
            <w:r w:rsidRPr="00C63E82">
              <w:rPr>
                <w:rFonts w:ascii="Arial" w:hAnsi="Arial" w:cs="Arial"/>
              </w:rPr>
              <w:lastRenderedPageBreak/>
              <w:t>and requires information to be broken down into clear, concise, single-step components.</w:t>
            </w:r>
          </w:p>
          <w:p w14:paraId="768D1519" w14:textId="3ED86A6E" w:rsidR="00C63E82" w:rsidRPr="00C63E82" w:rsidRDefault="00C63E82" w:rsidP="00C63E82">
            <w:pPr>
              <w:pStyle w:val="NoSpacing"/>
              <w:numPr>
                <w:ilvl w:val="0"/>
                <w:numId w:val="20"/>
              </w:numPr>
              <w:rPr>
                <w:rFonts w:ascii="Arial" w:hAnsi="Arial" w:cs="Arial"/>
              </w:rPr>
            </w:pPr>
            <w:r w:rsidRPr="00C63E82">
              <w:rPr>
                <w:rFonts w:ascii="Arial" w:hAnsi="Arial" w:cs="Arial"/>
              </w:rPr>
              <w:t>He finds it challenging to interpret and respond appropriately to others’ reactions, especially when those reactions differ from his expectations.</w:t>
            </w:r>
          </w:p>
          <w:p w14:paraId="1D6F68FA" w14:textId="0F77E464" w:rsidR="00C63E82" w:rsidRPr="00C63E82" w:rsidRDefault="00C63E82" w:rsidP="00C63E82">
            <w:pPr>
              <w:pStyle w:val="NoSpacing"/>
              <w:numPr>
                <w:ilvl w:val="0"/>
                <w:numId w:val="20"/>
              </w:numPr>
              <w:rPr>
                <w:rFonts w:ascii="Arial" w:hAnsi="Arial" w:cs="Arial"/>
              </w:rPr>
            </w:pPr>
            <w:r w:rsidRPr="00C63E82">
              <w:rPr>
                <w:rFonts w:ascii="Arial" w:hAnsi="Arial" w:cs="Arial"/>
              </w:rPr>
              <w:t xml:space="preserve">Oscar demonstrates difficulties with short-term retention of verbal information, requiring frequent repetition, rephrasing, and checking of understanding </w:t>
            </w:r>
            <w:proofErr w:type="gramStart"/>
            <w:r w:rsidRPr="00C63E82">
              <w:rPr>
                <w:rFonts w:ascii="Arial" w:hAnsi="Arial" w:cs="Arial"/>
              </w:rPr>
              <w:t>in order to</w:t>
            </w:r>
            <w:proofErr w:type="gramEnd"/>
            <w:r w:rsidRPr="00C63E82">
              <w:rPr>
                <w:rFonts w:ascii="Arial" w:hAnsi="Arial" w:cs="Arial"/>
              </w:rPr>
              <w:t xml:space="preserve"> follow through with tasks.</w:t>
            </w:r>
          </w:p>
          <w:p w14:paraId="561B1343" w14:textId="05818F6C" w:rsidR="00C63E82" w:rsidRPr="0088208F" w:rsidRDefault="00C63E82" w:rsidP="00C63E82">
            <w:pPr>
              <w:pStyle w:val="NoSpacing"/>
              <w:numPr>
                <w:ilvl w:val="0"/>
                <w:numId w:val="20"/>
              </w:numPr>
              <w:rPr>
                <w:rFonts w:ascii="Arial" w:hAnsi="Arial" w:cs="Arial"/>
              </w:rPr>
            </w:pPr>
            <w:r w:rsidRPr="0088208F">
              <w:rPr>
                <w:rFonts w:ascii="Arial" w:hAnsi="Arial" w:cs="Arial"/>
              </w:rPr>
              <w:t xml:space="preserve">He shows limited awareness of social communication </w:t>
            </w:r>
            <w:proofErr w:type="gramStart"/>
            <w:r w:rsidRPr="0088208F">
              <w:rPr>
                <w:rFonts w:ascii="Arial" w:hAnsi="Arial" w:cs="Arial"/>
              </w:rPr>
              <w:t>conventions, and</w:t>
            </w:r>
            <w:proofErr w:type="gramEnd"/>
            <w:r w:rsidRPr="0088208F">
              <w:rPr>
                <w:rFonts w:ascii="Arial" w:hAnsi="Arial" w:cs="Arial"/>
              </w:rPr>
              <w:t xml:space="preserve"> may make comments that are perceived as rude or inappropriate, without intent or understanding of their social impact.</w:t>
            </w:r>
          </w:p>
          <w:p w14:paraId="01022F46" w14:textId="76F9DD69" w:rsidR="00287BE0" w:rsidRPr="00287BE0" w:rsidRDefault="00287BE0" w:rsidP="00C63E82">
            <w:pPr>
              <w:pStyle w:val="ListParagraph"/>
              <w:numPr>
                <w:ilvl w:val="0"/>
                <w:numId w:val="22"/>
              </w:numPr>
              <w:spacing w:after="0" w:line="240" w:lineRule="auto"/>
              <w:rPr>
                <w:rFonts w:ascii="Arial" w:eastAsia="Arial" w:hAnsi="Arial" w:cs="Arial"/>
                <w:lang w:val="en-US"/>
              </w:rPr>
            </w:pPr>
          </w:p>
        </w:tc>
      </w:tr>
      <w:tr w:rsidR="00777EB3" w:rsidRPr="00CA0216" w14:paraId="0668FE41" w14:textId="77777777" w:rsidTr="00D134F1">
        <w:trPr>
          <w:trHeight w:val="983"/>
        </w:trPr>
        <w:tc>
          <w:tcPr>
            <w:tcW w:w="5000" w:type="pct"/>
            <w:gridSpan w:val="2"/>
          </w:tcPr>
          <w:p w14:paraId="5E1FD631" w14:textId="77777777" w:rsidR="00777EB3" w:rsidRPr="00D134F1" w:rsidRDefault="00777EB3" w:rsidP="00777EB3">
            <w:pPr>
              <w:pStyle w:val="NoSpacing"/>
              <w:rPr>
                <w:i/>
                <w:lang w:val="en-US"/>
              </w:rPr>
            </w:pPr>
            <w:r w:rsidRPr="00D134F1">
              <w:rPr>
                <w:b/>
                <w:sz w:val="28"/>
                <w:szCs w:val="28"/>
                <w:lang w:val="en-US"/>
              </w:rPr>
              <w:lastRenderedPageBreak/>
              <w:t>Physical and/or Sensory Needs</w:t>
            </w:r>
            <w:r>
              <w:rPr>
                <w:b/>
                <w:sz w:val="28"/>
                <w:szCs w:val="28"/>
                <w:lang w:val="en-US"/>
              </w:rPr>
              <w:t xml:space="preserve"> </w:t>
            </w:r>
            <w:r>
              <w:rPr>
                <w:b/>
                <w:lang w:val="en-US"/>
              </w:rPr>
              <w:t xml:space="preserve">areas to report on: </w:t>
            </w:r>
            <w:r>
              <w:rPr>
                <w:i/>
                <w:lang w:val="en-US"/>
              </w:rPr>
              <w:t xml:space="preserve">fine and gross motor skills, coordination, balance, proprioceptive ability, core strength, posture, sensory processing difficulties, sensory needs – visual (are they registered </w:t>
            </w:r>
            <w:proofErr w:type="gramStart"/>
            <w:r>
              <w:rPr>
                <w:i/>
                <w:lang w:val="en-US"/>
              </w:rPr>
              <w:t>blind)hearing</w:t>
            </w:r>
            <w:proofErr w:type="gramEnd"/>
            <w:r>
              <w:rPr>
                <w:i/>
                <w:lang w:val="en-US"/>
              </w:rPr>
              <w:t xml:space="preserve"> impairment (have access to equipment), self-care and independence (where this impacts on learning)</w:t>
            </w:r>
          </w:p>
        </w:tc>
      </w:tr>
      <w:tr w:rsidR="00777EB3" w:rsidRPr="00CA0216" w14:paraId="28BF2158" w14:textId="77777777" w:rsidTr="00D134F1">
        <w:tc>
          <w:tcPr>
            <w:tcW w:w="2500" w:type="pct"/>
          </w:tcPr>
          <w:p w14:paraId="04EEBF09" w14:textId="77777777" w:rsidR="00777EB3" w:rsidRPr="00D733BD" w:rsidRDefault="00777EB3" w:rsidP="00777EB3">
            <w:pPr>
              <w:autoSpaceDE w:val="0"/>
              <w:autoSpaceDN w:val="0"/>
              <w:adjustRightInd w:val="0"/>
              <w:spacing w:after="0" w:line="240" w:lineRule="auto"/>
              <w:rPr>
                <w:rFonts w:ascii="Arial" w:eastAsia="Times New Roman" w:hAnsi="Arial" w:cs="Arial"/>
                <w:i/>
                <w:sz w:val="20"/>
                <w:szCs w:val="20"/>
              </w:rPr>
            </w:pPr>
            <w:r w:rsidRPr="00D733BD">
              <w:rPr>
                <w:rFonts w:ascii="Arial" w:eastAsia="Times New Roman" w:hAnsi="Arial" w:cs="Arial"/>
                <w:b/>
              </w:rPr>
              <w:t>Strengths and current functioning</w:t>
            </w:r>
            <w:r w:rsidRPr="00D733BD">
              <w:rPr>
                <w:rFonts w:ascii="Arial" w:eastAsia="Times New Roman" w:hAnsi="Arial" w:cs="Arial"/>
                <w:b/>
                <w:i/>
                <w:sz w:val="20"/>
                <w:szCs w:val="20"/>
              </w:rPr>
              <w:t xml:space="preserve"> – </w:t>
            </w:r>
            <w:r w:rsidRPr="00D733BD">
              <w:rPr>
                <w:rFonts w:ascii="Arial" w:eastAsia="Times New Roman" w:hAnsi="Arial" w:cs="Arial"/>
                <w:i/>
                <w:sz w:val="20"/>
                <w:szCs w:val="20"/>
              </w:rPr>
              <w:t>comment on</w:t>
            </w:r>
            <w:r w:rsidRPr="00D733BD">
              <w:rPr>
                <w:rFonts w:ascii="Arial" w:eastAsia="Times New Roman" w:hAnsi="Arial" w:cs="Arial"/>
                <w:b/>
                <w:i/>
                <w:sz w:val="20"/>
                <w:szCs w:val="20"/>
              </w:rPr>
              <w:t xml:space="preserve"> </w:t>
            </w:r>
            <w:r w:rsidRPr="00D733BD">
              <w:rPr>
                <w:rFonts w:ascii="Arial" w:eastAsia="Times New Roman" w:hAnsi="Arial" w:cs="Arial"/>
                <w:i/>
                <w:sz w:val="20"/>
                <w:szCs w:val="20"/>
              </w:rPr>
              <w:t>what the child or young person can do well or is in the process of developing</w:t>
            </w:r>
          </w:p>
        </w:tc>
        <w:tc>
          <w:tcPr>
            <w:tcW w:w="2500" w:type="pct"/>
          </w:tcPr>
          <w:p w14:paraId="56237151" w14:textId="77777777" w:rsidR="00777EB3" w:rsidRPr="00D733BD" w:rsidRDefault="00777EB3" w:rsidP="00777EB3">
            <w:pPr>
              <w:autoSpaceDE w:val="0"/>
              <w:autoSpaceDN w:val="0"/>
              <w:adjustRightInd w:val="0"/>
              <w:spacing w:after="0" w:line="240" w:lineRule="auto"/>
              <w:rPr>
                <w:rFonts w:ascii="Arial" w:eastAsia="Times New Roman" w:hAnsi="Arial" w:cs="Arial"/>
                <w:i/>
                <w:sz w:val="20"/>
                <w:szCs w:val="20"/>
              </w:rPr>
            </w:pPr>
            <w:r w:rsidRPr="00D733BD">
              <w:rPr>
                <w:rFonts w:ascii="Arial" w:eastAsia="Times New Roman" w:hAnsi="Arial" w:cs="Arial"/>
                <w:b/>
              </w:rPr>
              <w:t>Special Educational Needs</w:t>
            </w:r>
            <w:r w:rsidRPr="00D733BD">
              <w:rPr>
                <w:rFonts w:ascii="Arial" w:eastAsia="Times New Roman" w:hAnsi="Arial" w:cs="Arial"/>
                <w:i/>
                <w:sz w:val="20"/>
                <w:szCs w:val="20"/>
              </w:rPr>
              <w:t xml:space="preserve"> – comment on the child or young person’s identified need, areas of difficulty/challenge</w:t>
            </w:r>
          </w:p>
        </w:tc>
      </w:tr>
      <w:tr w:rsidR="00777EB3" w:rsidRPr="00CA0216" w14:paraId="4613AE74" w14:textId="77777777" w:rsidTr="00D134F1">
        <w:tc>
          <w:tcPr>
            <w:tcW w:w="2500" w:type="pct"/>
          </w:tcPr>
          <w:p w14:paraId="476EFC8B" w14:textId="77777777" w:rsidR="00777EB3" w:rsidRPr="00CA0216" w:rsidRDefault="00777EB3" w:rsidP="00777EB3">
            <w:pPr>
              <w:pStyle w:val="NoSpacing"/>
              <w:rPr>
                <w:lang w:val="en-US"/>
              </w:rPr>
            </w:pPr>
          </w:p>
        </w:tc>
        <w:tc>
          <w:tcPr>
            <w:tcW w:w="2500" w:type="pct"/>
          </w:tcPr>
          <w:p w14:paraId="07DB3698" w14:textId="77777777" w:rsidR="00777EB3" w:rsidRDefault="00777EB3" w:rsidP="00777EB3">
            <w:pPr>
              <w:pStyle w:val="NoSpacing"/>
              <w:rPr>
                <w:lang w:val="en-US"/>
              </w:rPr>
            </w:pPr>
          </w:p>
          <w:p w14:paraId="60F8F3D9" w14:textId="77777777" w:rsidR="004141F4" w:rsidRPr="004141F4" w:rsidRDefault="004141F4" w:rsidP="004141F4">
            <w:pPr>
              <w:pStyle w:val="ListParagraph"/>
              <w:numPr>
                <w:ilvl w:val="0"/>
                <w:numId w:val="21"/>
              </w:numPr>
              <w:spacing w:after="0" w:line="240" w:lineRule="auto"/>
              <w:rPr>
                <w:rFonts w:ascii="Arial" w:hAnsi="Arial" w:cs="Arial"/>
                <w:lang w:val="en-US"/>
              </w:rPr>
            </w:pPr>
            <w:r w:rsidRPr="004141F4">
              <w:rPr>
                <w:rFonts w:ascii="Arial" w:hAnsi="Arial" w:cs="Arial"/>
                <w:lang w:val="en-US"/>
              </w:rPr>
              <w:t>Dislikes the feel of paper</w:t>
            </w:r>
          </w:p>
          <w:p w14:paraId="49AFBC60" w14:textId="77777777" w:rsidR="004141F4" w:rsidRPr="004141F4" w:rsidRDefault="004141F4" w:rsidP="004141F4">
            <w:pPr>
              <w:pStyle w:val="ListParagraph"/>
              <w:numPr>
                <w:ilvl w:val="0"/>
                <w:numId w:val="21"/>
              </w:numPr>
              <w:spacing w:after="0" w:line="240" w:lineRule="auto"/>
              <w:rPr>
                <w:rFonts w:ascii="Arial" w:hAnsi="Arial" w:cs="Arial"/>
                <w:lang w:val="en-US"/>
              </w:rPr>
            </w:pPr>
            <w:r w:rsidRPr="004141F4">
              <w:rPr>
                <w:rFonts w:ascii="Arial" w:hAnsi="Arial" w:cs="Arial"/>
                <w:lang w:val="en-US"/>
              </w:rPr>
              <w:t>Has very untidy handwriting</w:t>
            </w:r>
          </w:p>
          <w:p w14:paraId="75DA81F8" w14:textId="77777777" w:rsidR="004141F4" w:rsidRPr="004141F4" w:rsidRDefault="004141F4" w:rsidP="004141F4">
            <w:pPr>
              <w:pStyle w:val="ListParagraph"/>
              <w:numPr>
                <w:ilvl w:val="0"/>
                <w:numId w:val="21"/>
              </w:numPr>
              <w:spacing w:after="0" w:line="240" w:lineRule="auto"/>
              <w:rPr>
                <w:rFonts w:ascii="Arial" w:hAnsi="Arial" w:cs="Arial"/>
                <w:lang w:val="en-US"/>
              </w:rPr>
            </w:pPr>
            <w:r w:rsidRPr="004141F4">
              <w:rPr>
                <w:rFonts w:ascii="Arial" w:hAnsi="Arial" w:cs="Arial"/>
                <w:lang w:val="en-US"/>
              </w:rPr>
              <w:t>Wears his hood up constantly</w:t>
            </w:r>
          </w:p>
          <w:p w14:paraId="5AB8F1CA" w14:textId="77777777" w:rsidR="004141F4" w:rsidRPr="004141F4" w:rsidRDefault="004141F4" w:rsidP="004141F4">
            <w:pPr>
              <w:pStyle w:val="ListParagraph"/>
              <w:numPr>
                <w:ilvl w:val="0"/>
                <w:numId w:val="21"/>
              </w:numPr>
              <w:spacing w:after="0" w:line="240" w:lineRule="auto"/>
              <w:rPr>
                <w:rFonts w:ascii="Arial" w:hAnsi="Arial" w:cs="Arial"/>
                <w:lang w:val="en-US"/>
              </w:rPr>
            </w:pPr>
            <w:r w:rsidRPr="004141F4">
              <w:rPr>
                <w:rFonts w:ascii="Arial" w:hAnsi="Arial" w:cs="Arial"/>
                <w:lang w:val="en-US"/>
              </w:rPr>
              <w:t>Hates the sound of pen/ pencil on paper.</w:t>
            </w:r>
          </w:p>
          <w:p w14:paraId="7FCA0D60" w14:textId="77777777" w:rsidR="00777EB3" w:rsidRDefault="00777EB3" w:rsidP="00777EB3">
            <w:pPr>
              <w:pStyle w:val="NoSpacing"/>
              <w:rPr>
                <w:lang w:val="en-US"/>
              </w:rPr>
            </w:pPr>
          </w:p>
          <w:p w14:paraId="057029DE" w14:textId="77777777" w:rsidR="00777EB3" w:rsidRDefault="00777EB3" w:rsidP="00777EB3">
            <w:pPr>
              <w:pStyle w:val="NoSpacing"/>
              <w:rPr>
                <w:lang w:val="en-US"/>
              </w:rPr>
            </w:pPr>
          </w:p>
          <w:p w14:paraId="3B02E538" w14:textId="77777777" w:rsidR="00777EB3" w:rsidRDefault="00777EB3" w:rsidP="00777EB3">
            <w:pPr>
              <w:pStyle w:val="NoSpacing"/>
              <w:rPr>
                <w:lang w:val="en-US"/>
              </w:rPr>
            </w:pPr>
          </w:p>
          <w:p w14:paraId="79205854" w14:textId="77777777" w:rsidR="00777EB3" w:rsidRDefault="00777EB3" w:rsidP="00777EB3">
            <w:pPr>
              <w:pStyle w:val="NoSpacing"/>
              <w:rPr>
                <w:lang w:val="en-US"/>
              </w:rPr>
            </w:pPr>
          </w:p>
          <w:p w14:paraId="68E97730" w14:textId="77777777" w:rsidR="00777EB3" w:rsidRDefault="00777EB3" w:rsidP="00777EB3">
            <w:pPr>
              <w:pStyle w:val="NoSpacing"/>
              <w:rPr>
                <w:lang w:val="en-US"/>
              </w:rPr>
            </w:pPr>
          </w:p>
          <w:p w14:paraId="49FD456A" w14:textId="77777777" w:rsidR="00777EB3" w:rsidRDefault="00777EB3" w:rsidP="00777EB3">
            <w:pPr>
              <w:pStyle w:val="NoSpacing"/>
              <w:rPr>
                <w:lang w:val="en-US"/>
              </w:rPr>
            </w:pPr>
          </w:p>
          <w:p w14:paraId="145CC58F" w14:textId="77777777" w:rsidR="00777EB3" w:rsidRPr="00CA0216" w:rsidRDefault="00777EB3" w:rsidP="00777EB3">
            <w:pPr>
              <w:pStyle w:val="NoSpacing"/>
              <w:rPr>
                <w:lang w:val="en-US"/>
              </w:rPr>
            </w:pPr>
          </w:p>
        </w:tc>
      </w:tr>
    </w:tbl>
    <w:p w14:paraId="7C18781F" w14:textId="77777777" w:rsidR="00CA0216" w:rsidRPr="00CA0216" w:rsidRDefault="00CA0216" w:rsidP="00CA0216">
      <w:pPr>
        <w:spacing w:after="0" w:line="240" w:lineRule="auto"/>
        <w:rPr>
          <w:rFonts w:ascii="Arial" w:eastAsia="Times New Roman" w:hAnsi="Arial" w:cs="Times New Roman"/>
          <w:sz w:val="24"/>
          <w:szCs w:val="20"/>
        </w:rPr>
      </w:pPr>
    </w:p>
    <w:p w14:paraId="51C53140" w14:textId="77777777" w:rsidR="00D134F1" w:rsidRDefault="00CA0216" w:rsidP="00D134F1">
      <w:pPr>
        <w:spacing w:after="0" w:line="240" w:lineRule="auto"/>
        <w:rPr>
          <w:rFonts w:ascii="Arial" w:eastAsia="Times New Roman" w:hAnsi="Arial" w:cs="Times New Roman"/>
          <w:b/>
          <w:sz w:val="20"/>
          <w:szCs w:val="20"/>
          <w:lang w:val="en-US"/>
        </w:rPr>
      </w:pPr>
      <w:r w:rsidRPr="00CA0216">
        <w:rPr>
          <w:rFonts w:ascii="Arial" w:eastAsia="Times New Roman" w:hAnsi="Arial" w:cs="Times New Roman"/>
          <w:b/>
          <w:sz w:val="20"/>
          <w:szCs w:val="20"/>
          <w:lang w:val="en-US"/>
        </w:rPr>
        <w:t xml:space="preserve">The child/young person’s health needs </w:t>
      </w:r>
      <w:proofErr w:type="gramStart"/>
      <w:r w:rsidRPr="00CA0216">
        <w:rPr>
          <w:rFonts w:ascii="Arial" w:eastAsia="Times New Roman" w:hAnsi="Arial" w:cs="Times New Roman"/>
          <w:b/>
          <w:sz w:val="20"/>
          <w:szCs w:val="20"/>
          <w:lang w:val="en-US"/>
        </w:rPr>
        <w:t>related</w:t>
      </w:r>
      <w:proofErr w:type="gramEnd"/>
      <w:r w:rsidRPr="00CA0216">
        <w:rPr>
          <w:rFonts w:ascii="Arial" w:eastAsia="Times New Roman" w:hAnsi="Arial" w:cs="Times New Roman"/>
          <w:b/>
          <w:sz w:val="20"/>
          <w:szCs w:val="20"/>
          <w:lang w:val="en-US"/>
        </w:rPr>
        <w:t xml:space="preserve"> to their special educational</w:t>
      </w:r>
      <w:r w:rsidR="00040A69">
        <w:rPr>
          <w:rFonts w:ascii="Arial" w:eastAsia="Times New Roman" w:hAnsi="Arial" w:cs="Times New Roman"/>
          <w:b/>
          <w:sz w:val="20"/>
          <w:szCs w:val="20"/>
          <w:lang w:val="en-US"/>
        </w:rPr>
        <w:t xml:space="preserve"> needs</w:t>
      </w:r>
      <w:r w:rsidRPr="00CA0216">
        <w:rPr>
          <w:rFonts w:ascii="Arial" w:eastAsia="Times New Roman" w:hAnsi="Arial" w:cs="Times New Roman"/>
          <w:b/>
          <w:sz w:val="20"/>
          <w:szCs w:val="20"/>
          <w:lang w:val="en-US"/>
        </w:rPr>
        <w:t>.</w:t>
      </w:r>
      <w:r w:rsidR="00D134F1">
        <w:rPr>
          <w:rFonts w:ascii="Arial" w:eastAsia="Times New Roman" w:hAnsi="Arial" w:cs="Times New Roman"/>
          <w:b/>
          <w:sz w:val="20"/>
          <w:szCs w:val="20"/>
          <w:lang w:val="en-US"/>
        </w:rPr>
        <w:t xml:space="preserve"> </w:t>
      </w:r>
    </w:p>
    <w:p w14:paraId="14FF44FC" w14:textId="77777777" w:rsidR="00CA0216" w:rsidRPr="00D134F1" w:rsidRDefault="00D134F1" w:rsidP="00D134F1">
      <w:pPr>
        <w:spacing w:after="0" w:line="240" w:lineRule="auto"/>
        <w:rPr>
          <w:rFonts w:ascii="Arial" w:eastAsia="Times New Roman" w:hAnsi="Arial" w:cs="Times New Roman"/>
          <w:i/>
          <w:sz w:val="20"/>
          <w:szCs w:val="20"/>
          <w:lang w:val="en-US"/>
        </w:rPr>
      </w:pPr>
      <w:r>
        <w:rPr>
          <w:rFonts w:ascii="Arial" w:eastAsia="Times New Roman" w:hAnsi="Arial" w:cs="Times New Roman"/>
          <w:i/>
          <w:sz w:val="20"/>
          <w:szCs w:val="20"/>
          <w:lang w:val="en-US"/>
        </w:rPr>
        <w:t>please include health care plans/risk assessments in place and share professional reports from health professionals (last 12 months)</w:t>
      </w:r>
    </w:p>
    <w:p w14:paraId="20063E22" w14:textId="77777777" w:rsidR="00CA0216" w:rsidRPr="00CA0216" w:rsidRDefault="00D134F1" w:rsidP="00CA0216">
      <w:pPr>
        <w:spacing w:after="0" w:line="240" w:lineRule="auto"/>
        <w:rPr>
          <w:rFonts w:ascii="Arial" w:eastAsia="Times New Roman" w:hAnsi="Arial" w:cs="Times New Roman"/>
          <w:sz w:val="20"/>
          <w:szCs w:val="20"/>
        </w:rPr>
      </w:pPr>
      <w:r>
        <w:rPr>
          <w:rFonts w:ascii="Arial" w:eastAsia="Times New Roman" w:hAnsi="Arial" w:cs="Times New Roman"/>
          <w:sz w:val="20"/>
          <w:szCs w:val="20"/>
        </w:rPr>
        <w:t xml:space="preserve"> </w:t>
      </w:r>
    </w:p>
    <w:tbl>
      <w:tblPr>
        <w:tblStyle w:val="TableGrid"/>
        <w:tblW w:w="5000" w:type="pct"/>
        <w:tblLook w:val="04A0" w:firstRow="1" w:lastRow="0" w:firstColumn="1" w:lastColumn="0" w:noHBand="0" w:noVBand="1"/>
      </w:tblPr>
      <w:tblGrid>
        <w:gridCol w:w="3147"/>
        <w:gridCol w:w="10801"/>
      </w:tblGrid>
      <w:tr w:rsidR="00CA0216" w:rsidRPr="00CA0216" w14:paraId="4EDEA66C" w14:textId="77777777" w:rsidTr="001E3FB2">
        <w:tc>
          <w:tcPr>
            <w:tcW w:w="1128" w:type="pct"/>
          </w:tcPr>
          <w:p w14:paraId="2A8A55E0" w14:textId="77777777" w:rsidR="00CA0216" w:rsidRPr="00CA0216" w:rsidRDefault="00CA0216" w:rsidP="00CA0216">
            <w:pPr>
              <w:rPr>
                <w:rFonts w:ascii="Arial" w:hAnsi="Arial"/>
              </w:rPr>
            </w:pPr>
            <w:r w:rsidRPr="00CA0216">
              <w:rPr>
                <w:rFonts w:ascii="Arial" w:hAnsi="Arial"/>
              </w:rPr>
              <w:t>Area of need</w:t>
            </w:r>
          </w:p>
        </w:tc>
        <w:tc>
          <w:tcPr>
            <w:tcW w:w="3872" w:type="pct"/>
          </w:tcPr>
          <w:p w14:paraId="180D3CB5" w14:textId="77777777" w:rsidR="00CA0216" w:rsidRPr="00CA0216" w:rsidRDefault="00CA0216" w:rsidP="00CA0216">
            <w:pPr>
              <w:rPr>
                <w:rFonts w:ascii="Arial" w:hAnsi="Arial" w:cs="Arial"/>
                <w:color w:val="000000"/>
              </w:rPr>
            </w:pPr>
            <w:r w:rsidRPr="00CA0216">
              <w:rPr>
                <w:rFonts w:ascii="Arial" w:hAnsi="Arial" w:cs="Arial"/>
                <w:color w:val="000000"/>
              </w:rPr>
              <w:t>Explanation</w:t>
            </w:r>
          </w:p>
        </w:tc>
      </w:tr>
      <w:tr w:rsidR="00CA0216" w:rsidRPr="00CA0216" w14:paraId="44A4EE1C" w14:textId="77777777" w:rsidTr="001E3FB2">
        <w:tc>
          <w:tcPr>
            <w:tcW w:w="1128" w:type="pct"/>
          </w:tcPr>
          <w:p w14:paraId="4EA35FB1" w14:textId="77777777" w:rsidR="00CA0216" w:rsidRDefault="00CA0216" w:rsidP="00CA0216">
            <w:pPr>
              <w:rPr>
                <w:rFonts w:ascii="Arial" w:hAnsi="Arial" w:cs="Arial"/>
                <w:b/>
                <w:color w:val="000000"/>
                <w:sz w:val="24"/>
                <w:szCs w:val="24"/>
              </w:rPr>
            </w:pPr>
          </w:p>
          <w:p w14:paraId="6C9AD6B3" w14:textId="77777777" w:rsidR="00CA0216" w:rsidRDefault="00CA0216" w:rsidP="00CA0216">
            <w:pPr>
              <w:rPr>
                <w:rFonts w:ascii="Arial" w:hAnsi="Arial" w:cs="Arial"/>
                <w:b/>
                <w:color w:val="000000"/>
                <w:sz w:val="24"/>
                <w:szCs w:val="24"/>
              </w:rPr>
            </w:pPr>
          </w:p>
          <w:p w14:paraId="0B2B8339" w14:textId="77777777" w:rsidR="002C44C5" w:rsidRDefault="002C44C5" w:rsidP="00CA0216">
            <w:pPr>
              <w:rPr>
                <w:rFonts w:ascii="Arial" w:hAnsi="Arial" w:cs="Arial"/>
                <w:b/>
                <w:color w:val="000000"/>
                <w:sz w:val="24"/>
                <w:szCs w:val="24"/>
              </w:rPr>
            </w:pPr>
          </w:p>
          <w:p w14:paraId="39D7C9A5" w14:textId="57D55AA3" w:rsidR="002C44C5" w:rsidRDefault="008A7C2F" w:rsidP="00CA0216">
            <w:pPr>
              <w:rPr>
                <w:rFonts w:ascii="Arial" w:hAnsi="Arial" w:cs="Arial"/>
                <w:b/>
                <w:color w:val="000000"/>
                <w:sz w:val="24"/>
                <w:szCs w:val="24"/>
              </w:rPr>
            </w:pPr>
            <w:r>
              <w:rPr>
                <w:rFonts w:ascii="Arial" w:hAnsi="Arial" w:cs="Arial"/>
                <w:color w:val="000000"/>
                <w:sz w:val="24"/>
                <w:szCs w:val="24"/>
              </w:rPr>
              <w:t>ODD and ADHD</w:t>
            </w:r>
          </w:p>
          <w:p w14:paraId="265F93D6" w14:textId="77777777" w:rsidR="002C44C5" w:rsidRDefault="002C44C5" w:rsidP="00CA0216">
            <w:pPr>
              <w:rPr>
                <w:rFonts w:ascii="Arial" w:hAnsi="Arial" w:cs="Arial"/>
                <w:b/>
                <w:color w:val="000000"/>
                <w:sz w:val="24"/>
                <w:szCs w:val="24"/>
              </w:rPr>
            </w:pPr>
          </w:p>
          <w:p w14:paraId="3BB74ADD" w14:textId="77777777" w:rsidR="002C44C5" w:rsidRDefault="002C44C5" w:rsidP="00CA0216">
            <w:pPr>
              <w:rPr>
                <w:rFonts w:ascii="Arial" w:hAnsi="Arial" w:cs="Arial"/>
                <w:b/>
                <w:color w:val="000000"/>
                <w:sz w:val="24"/>
                <w:szCs w:val="24"/>
              </w:rPr>
            </w:pPr>
          </w:p>
          <w:p w14:paraId="01BFDD20" w14:textId="77777777" w:rsidR="002C44C5" w:rsidRDefault="002C44C5" w:rsidP="00CA0216">
            <w:pPr>
              <w:rPr>
                <w:rFonts w:ascii="Arial" w:hAnsi="Arial" w:cs="Arial"/>
                <w:b/>
                <w:color w:val="000000"/>
                <w:sz w:val="24"/>
                <w:szCs w:val="24"/>
              </w:rPr>
            </w:pPr>
          </w:p>
          <w:p w14:paraId="3892CA20" w14:textId="77777777" w:rsidR="002C44C5" w:rsidRPr="00CA0216" w:rsidRDefault="002C44C5" w:rsidP="00CA0216">
            <w:pPr>
              <w:rPr>
                <w:rFonts w:ascii="Arial" w:hAnsi="Arial" w:cs="Arial"/>
                <w:b/>
                <w:color w:val="000000"/>
                <w:sz w:val="24"/>
                <w:szCs w:val="24"/>
              </w:rPr>
            </w:pPr>
          </w:p>
        </w:tc>
        <w:tc>
          <w:tcPr>
            <w:tcW w:w="3872" w:type="pct"/>
          </w:tcPr>
          <w:p w14:paraId="0A8E37DE" w14:textId="77777777" w:rsidR="00D134F1" w:rsidRDefault="00D134F1" w:rsidP="00CA0216">
            <w:pPr>
              <w:rPr>
                <w:rFonts w:ascii="Arial" w:hAnsi="Arial" w:cs="Arial"/>
                <w:b/>
                <w:color w:val="000000"/>
                <w:sz w:val="24"/>
                <w:szCs w:val="24"/>
              </w:rPr>
            </w:pPr>
          </w:p>
          <w:p w14:paraId="1DC4F0B7" w14:textId="77777777" w:rsidR="00CE3B56" w:rsidRDefault="00CE3B56" w:rsidP="00CA0216">
            <w:pPr>
              <w:rPr>
                <w:rFonts w:ascii="Arial" w:hAnsi="Arial" w:cs="Arial"/>
                <w:b/>
                <w:color w:val="000000"/>
                <w:sz w:val="24"/>
                <w:szCs w:val="24"/>
              </w:rPr>
            </w:pPr>
          </w:p>
          <w:p w14:paraId="43E9E7C2" w14:textId="77777777" w:rsidR="00CE3B56" w:rsidRDefault="00CE3B56" w:rsidP="00CA0216">
            <w:pPr>
              <w:rPr>
                <w:rFonts w:ascii="Arial" w:hAnsi="Arial" w:cs="Arial"/>
                <w:b/>
                <w:color w:val="000000"/>
                <w:sz w:val="24"/>
                <w:szCs w:val="24"/>
              </w:rPr>
            </w:pPr>
          </w:p>
          <w:p w14:paraId="77FE5765" w14:textId="77777777" w:rsidR="00CE3B56" w:rsidRDefault="00EB6EBC" w:rsidP="00CA0216">
            <w:pPr>
              <w:rPr>
                <w:rFonts w:ascii="Arial" w:hAnsi="Arial" w:cs="Arial"/>
                <w:bCs/>
                <w:color w:val="000000"/>
                <w:sz w:val="24"/>
                <w:szCs w:val="24"/>
              </w:rPr>
            </w:pPr>
            <w:r>
              <w:rPr>
                <w:rFonts w:ascii="Arial" w:hAnsi="Arial" w:cs="Arial"/>
                <w:bCs/>
                <w:color w:val="000000"/>
                <w:sz w:val="24"/>
                <w:szCs w:val="24"/>
              </w:rPr>
              <w:t>Oscar has a diagnosis of ODD and ADHD</w:t>
            </w:r>
          </w:p>
          <w:p w14:paraId="064158E0" w14:textId="77777777" w:rsidR="0028371F" w:rsidRDefault="0028371F" w:rsidP="00CA0216">
            <w:pPr>
              <w:rPr>
                <w:rFonts w:ascii="Arial" w:hAnsi="Arial" w:cs="Arial"/>
                <w:bCs/>
                <w:color w:val="000000"/>
                <w:sz w:val="24"/>
                <w:szCs w:val="24"/>
              </w:rPr>
            </w:pPr>
          </w:p>
          <w:p w14:paraId="27DBCE8F" w14:textId="77777777" w:rsidR="0028371F" w:rsidRDefault="0028371F" w:rsidP="00CA0216">
            <w:pPr>
              <w:rPr>
                <w:rFonts w:ascii="Arial" w:hAnsi="Arial" w:cs="Arial"/>
                <w:bCs/>
                <w:color w:val="000000"/>
                <w:sz w:val="24"/>
                <w:szCs w:val="24"/>
              </w:rPr>
            </w:pPr>
          </w:p>
          <w:p w14:paraId="502FF2F0" w14:textId="77777777" w:rsidR="0028371F" w:rsidRDefault="0028371F" w:rsidP="00CA0216">
            <w:pPr>
              <w:rPr>
                <w:rFonts w:ascii="Arial" w:hAnsi="Arial" w:cs="Arial"/>
                <w:bCs/>
                <w:color w:val="000000"/>
                <w:sz w:val="24"/>
                <w:szCs w:val="24"/>
              </w:rPr>
            </w:pPr>
          </w:p>
          <w:p w14:paraId="223BE2F2" w14:textId="77777777" w:rsidR="0028371F" w:rsidRDefault="0028371F" w:rsidP="00CA0216">
            <w:pPr>
              <w:rPr>
                <w:rFonts w:ascii="Arial" w:hAnsi="Arial" w:cs="Arial"/>
                <w:bCs/>
                <w:color w:val="000000"/>
                <w:sz w:val="24"/>
                <w:szCs w:val="24"/>
              </w:rPr>
            </w:pPr>
          </w:p>
          <w:p w14:paraId="139E8D71" w14:textId="772F91FB" w:rsidR="0028371F" w:rsidRPr="00CE3B56" w:rsidRDefault="0028371F" w:rsidP="00CA0216">
            <w:pPr>
              <w:rPr>
                <w:rFonts w:ascii="Arial" w:hAnsi="Arial" w:cs="Arial"/>
                <w:bCs/>
                <w:color w:val="000000"/>
                <w:sz w:val="24"/>
                <w:szCs w:val="24"/>
              </w:rPr>
            </w:pPr>
          </w:p>
        </w:tc>
      </w:tr>
    </w:tbl>
    <w:p w14:paraId="064F7BA5" w14:textId="77777777" w:rsidR="002C44C5" w:rsidRDefault="002C44C5" w:rsidP="00D134F1">
      <w:pPr>
        <w:spacing w:after="0" w:line="240" w:lineRule="auto"/>
        <w:rPr>
          <w:rFonts w:ascii="Arial" w:eastAsia="Times New Roman" w:hAnsi="Arial" w:cs="Times New Roman"/>
          <w:sz w:val="24"/>
          <w:szCs w:val="20"/>
        </w:rPr>
      </w:pPr>
    </w:p>
    <w:p w14:paraId="324729C1" w14:textId="77777777" w:rsidR="00CA0216" w:rsidRDefault="00CA0216" w:rsidP="00D134F1">
      <w:pPr>
        <w:spacing w:after="0" w:line="240" w:lineRule="auto"/>
        <w:rPr>
          <w:rFonts w:ascii="Arial" w:eastAsia="Times New Roman" w:hAnsi="Arial" w:cs="Times New Roman"/>
          <w:b/>
          <w:sz w:val="20"/>
          <w:szCs w:val="20"/>
          <w:lang w:val="en-US"/>
        </w:rPr>
      </w:pPr>
      <w:r w:rsidRPr="00CA0216">
        <w:rPr>
          <w:rFonts w:ascii="Arial" w:eastAsia="Times New Roman" w:hAnsi="Arial" w:cs="Times New Roman"/>
          <w:b/>
          <w:sz w:val="20"/>
          <w:szCs w:val="20"/>
          <w:lang w:val="en-US"/>
        </w:rPr>
        <w:t xml:space="preserve">The child/young person’s social needs </w:t>
      </w:r>
      <w:proofErr w:type="gramStart"/>
      <w:r w:rsidRPr="00CA0216">
        <w:rPr>
          <w:rFonts w:ascii="Arial" w:eastAsia="Times New Roman" w:hAnsi="Arial" w:cs="Times New Roman"/>
          <w:b/>
          <w:sz w:val="20"/>
          <w:szCs w:val="20"/>
          <w:lang w:val="en-US"/>
        </w:rPr>
        <w:t>related</w:t>
      </w:r>
      <w:proofErr w:type="gramEnd"/>
      <w:r w:rsidRPr="00CA0216">
        <w:rPr>
          <w:rFonts w:ascii="Arial" w:eastAsia="Times New Roman" w:hAnsi="Arial" w:cs="Times New Roman"/>
          <w:b/>
          <w:sz w:val="20"/>
          <w:szCs w:val="20"/>
          <w:lang w:val="en-US"/>
        </w:rPr>
        <w:t xml:space="preserve"> to their special educational</w:t>
      </w:r>
      <w:r w:rsidR="00040A69">
        <w:rPr>
          <w:rFonts w:ascii="Arial" w:eastAsia="Times New Roman" w:hAnsi="Arial" w:cs="Times New Roman"/>
          <w:b/>
          <w:sz w:val="20"/>
          <w:szCs w:val="20"/>
          <w:lang w:val="en-US"/>
        </w:rPr>
        <w:t xml:space="preserve"> needs</w:t>
      </w:r>
      <w:r w:rsidRPr="00CA0216">
        <w:rPr>
          <w:rFonts w:ascii="Arial" w:eastAsia="Times New Roman" w:hAnsi="Arial" w:cs="Times New Roman"/>
          <w:b/>
          <w:sz w:val="20"/>
          <w:szCs w:val="20"/>
          <w:lang w:val="en-US"/>
        </w:rPr>
        <w:t>.</w:t>
      </w:r>
    </w:p>
    <w:p w14:paraId="6F19AF85" w14:textId="77777777" w:rsidR="00D134F1" w:rsidRPr="00D134F1" w:rsidRDefault="00D134F1" w:rsidP="00D134F1">
      <w:pPr>
        <w:spacing w:after="0" w:line="240" w:lineRule="auto"/>
        <w:rPr>
          <w:rFonts w:ascii="Arial" w:eastAsia="Times New Roman" w:hAnsi="Arial" w:cs="Times New Roman"/>
          <w:sz w:val="20"/>
          <w:szCs w:val="20"/>
        </w:rPr>
      </w:pPr>
      <w:r>
        <w:rPr>
          <w:rFonts w:ascii="Arial" w:eastAsia="Times New Roman" w:hAnsi="Arial" w:cs="Times New Roman"/>
          <w:sz w:val="20"/>
          <w:szCs w:val="20"/>
          <w:lang w:val="en-US"/>
        </w:rPr>
        <w:t xml:space="preserve">please include </w:t>
      </w:r>
      <w:r w:rsidR="002C44C5">
        <w:rPr>
          <w:rFonts w:ascii="Arial" w:eastAsia="Times New Roman" w:hAnsi="Arial" w:cs="Times New Roman"/>
          <w:sz w:val="20"/>
          <w:szCs w:val="20"/>
          <w:lang w:val="en-US"/>
        </w:rPr>
        <w:t>Pupil Education Plan (PEP) any other relevant social care plans (Child in Need/Child Protection) involvement from Tameside Families Together</w:t>
      </w:r>
    </w:p>
    <w:p w14:paraId="476F7C6C" w14:textId="77777777" w:rsidR="00CA0216" w:rsidRPr="00CA0216" w:rsidRDefault="00CA0216" w:rsidP="00CA0216">
      <w:pPr>
        <w:spacing w:after="0" w:line="240" w:lineRule="auto"/>
        <w:rPr>
          <w:rFonts w:ascii="Arial" w:eastAsia="Times New Roman" w:hAnsi="Arial" w:cs="Times New Roman"/>
          <w:sz w:val="24"/>
          <w:szCs w:val="20"/>
        </w:rPr>
      </w:pPr>
    </w:p>
    <w:tbl>
      <w:tblPr>
        <w:tblStyle w:val="TableGrid"/>
        <w:tblW w:w="0" w:type="auto"/>
        <w:tblLook w:val="04A0" w:firstRow="1" w:lastRow="0" w:firstColumn="1" w:lastColumn="0" w:noHBand="0" w:noVBand="1"/>
      </w:tblPr>
      <w:tblGrid>
        <w:gridCol w:w="3182"/>
        <w:gridCol w:w="10766"/>
      </w:tblGrid>
      <w:tr w:rsidR="00CA0216" w:rsidRPr="00CA0216" w14:paraId="632AC74C" w14:textId="77777777" w:rsidTr="001E3FB2">
        <w:tc>
          <w:tcPr>
            <w:tcW w:w="3510" w:type="dxa"/>
          </w:tcPr>
          <w:p w14:paraId="1B0525DC" w14:textId="77777777" w:rsidR="00CA0216" w:rsidRPr="00CA0216" w:rsidRDefault="00CA0216" w:rsidP="00CA0216">
            <w:pPr>
              <w:rPr>
                <w:rFonts w:ascii="Arial" w:hAnsi="Arial" w:cs="Arial"/>
                <w:color w:val="000000"/>
              </w:rPr>
            </w:pPr>
            <w:r w:rsidRPr="00CA0216">
              <w:rPr>
                <w:rFonts w:ascii="Arial" w:hAnsi="Arial" w:cs="Arial"/>
                <w:color w:val="000000"/>
              </w:rPr>
              <w:t>Area of need</w:t>
            </w:r>
          </w:p>
        </w:tc>
        <w:tc>
          <w:tcPr>
            <w:tcW w:w="12004" w:type="dxa"/>
          </w:tcPr>
          <w:p w14:paraId="2F8A2E9B" w14:textId="77777777" w:rsidR="00CA0216" w:rsidRPr="00CA0216" w:rsidRDefault="00CA0216" w:rsidP="00CA0216">
            <w:pPr>
              <w:rPr>
                <w:rFonts w:ascii="Arial" w:hAnsi="Arial" w:cs="Arial"/>
                <w:color w:val="000000"/>
              </w:rPr>
            </w:pPr>
            <w:r w:rsidRPr="00CA0216">
              <w:rPr>
                <w:rFonts w:ascii="Arial" w:hAnsi="Arial" w:cs="Arial"/>
                <w:color w:val="000000"/>
              </w:rPr>
              <w:t>Explanation</w:t>
            </w:r>
          </w:p>
        </w:tc>
      </w:tr>
      <w:tr w:rsidR="00CA0216" w:rsidRPr="00CA0216" w14:paraId="5C9E438D" w14:textId="77777777" w:rsidTr="001E3FB2">
        <w:tc>
          <w:tcPr>
            <w:tcW w:w="3510" w:type="dxa"/>
          </w:tcPr>
          <w:p w14:paraId="7B2CAA63" w14:textId="77777777" w:rsidR="00CA0216" w:rsidRDefault="00CA0216" w:rsidP="00CA0216">
            <w:pPr>
              <w:rPr>
                <w:rFonts w:ascii="Arial" w:hAnsi="Arial" w:cs="Arial"/>
                <w:color w:val="000000"/>
                <w:sz w:val="24"/>
                <w:szCs w:val="24"/>
              </w:rPr>
            </w:pPr>
          </w:p>
          <w:p w14:paraId="7B919ADC" w14:textId="77777777" w:rsidR="00CA0216" w:rsidRDefault="00CA0216" w:rsidP="00CA0216">
            <w:pPr>
              <w:rPr>
                <w:rFonts w:ascii="Arial" w:hAnsi="Arial" w:cs="Arial"/>
                <w:color w:val="000000"/>
                <w:sz w:val="24"/>
                <w:szCs w:val="24"/>
              </w:rPr>
            </w:pPr>
          </w:p>
          <w:p w14:paraId="1BEEF6B7" w14:textId="77777777" w:rsidR="002C44C5" w:rsidRDefault="002C44C5" w:rsidP="00CA0216">
            <w:pPr>
              <w:rPr>
                <w:rFonts w:ascii="Arial" w:hAnsi="Arial" w:cs="Arial"/>
                <w:color w:val="000000"/>
                <w:sz w:val="24"/>
                <w:szCs w:val="24"/>
              </w:rPr>
            </w:pPr>
          </w:p>
          <w:p w14:paraId="535C5D80" w14:textId="77777777" w:rsidR="002C44C5" w:rsidRDefault="002C44C5" w:rsidP="00CA0216">
            <w:pPr>
              <w:rPr>
                <w:rFonts w:ascii="Arial" w:hAnsi="Arial" w:cs="Arial"/>
                <w:color w:val="000000"/>
                <w:sz w:val="24"/>
                <w:szCs w:val="24"/>
              </w:rPr>
            </w:pPr>
          </w:p>
          <w:p w14:paraId="197BDA2F" w14:textId="77777777" w:rsidR="002C44C5" w:rsidRDefault="002C44C5" w:rsidP="00CA0216">
            <w:pPr>
              <w:rPr>
                <w:rFonts w:ascii="Arial" w:hAnsi="Arial" w:cs="Arial"/>
                <w:color w:val="000000"/>
                <w:sz w:val="24"/>
                <w:szCs w:val="24"/>
              </w:rPr>
            </w:pPr>
          </w:p>
          <w:p w14:paraId="3F6DF904" w14:textId="77777777" w:rsidR="002C44C5" w:rsidRDefault="002C44C5" w:rsidP="00CA0216">
            <w:pPr>
              <w:rPr>
                <w:rFonts w:ascii="Arial" w:hAnsi="Arial" w:cs="Arial"/>
                <w:color w:val="000000"/>
                <w:sz w:val="24"/>
                <w:szCs w:val="24"/>
              </w:rPr>
            </w:pPr>
          </w:p>
          <w:p w14:paraId="78F6F447" w14:textId="77777777" w:rsidR="002C44C5" w:rsidRDefault="002C44C5" w:rsidP="00CA0216">
            <w:pPr>
              <w:rPr>
                <w:rFonts w:ascii="Arial" w:hAnsi="Arial" w:cs="Arial"/>
                <w:color w:val="000000"/>
                <w:sz w:val="24"/>
                <w:szCs w:val="24"/>
              </w:rPr>
            </w:pPr>
          </w:p>
          <w:p w14:paraId="3506423A" w14:textId="77777777" w:rsidR="002C44C5" w:rsidRPr="00CA0216" w:rsidRDefault="002C44C5" w:rsidP="00CA0216">
            <w:pPr>
              <w:rPr>
                <w:rFonts w:ascii="Arial" w:hAnsi="Arial" w:cs="Arial"/>
                <w:color w:val="000000"/>
                <w:sz w:val="24"/>
                <w:szCs w:val="24"/>
              </w:rPr>
            </w:pPr>
          </w:p>
        </w:tc>
        <w:tc>
          <w:tcPr>
            <w:tcW w:w="12004" w:type="dxa"/>
          </w:tcPr>
          <w:p w14:paraId="4C277D6B" w14:textId="77777777" w:rsidR="00CA0216" w:rsidRDefault="00CA0216" w:rsidP="00CA0216">
            <w:pPr>
              <w:rPr>
                <w:rFonts w:ascii="Arial" w:hAnsi="Arial" w:cs="Arial"/>
                <w:color w:val="000000"/>
                <w:sz w:val="24"/>
                <w:szCs w:val="24"/>
              </w:rPr>
            </w:pPr>
          </w:p>
          <w:p w14:paraId="22033D40" w14:textId="77777777" w:rsidR="00D134F1" w:rsidRDefault="00D134F1" w:rsidP="00CA0216">
            <w:pPr>
              <w:rPr>
                <w:rFonts w:ascii="Arial" w:hAnsi="Arial" w:cs="Arial"/>
                <w:color w:val="000000"/>
                <w:sz w:val="24"/>
                <w:szCs w:val="24"/>
              </w:rPr>
            </w:pPr>
          </w:p>
          <w:p w14:paraId="71518FBF" w14:textId="77777777" w:rsidR="00D134F1" w:rsidRDefault="00D134F1" w:rsidP="00CA0216">
            <w:pPr>
              <w:rPr>
                <w:rFonts w:ascii="Arial" w:hAnsi="Arial" w:cs="Arial"/>
                <w:color w:val="000000"/>
                <w:sz w:val="24"/>
                <w:szCs w:val="24"/>
              </w:rPr>
            </w:pPr>
          </w:p>
          <w:p w14:paraId="610487DF" w14:textId="77777777" w:rsidR="00D134F1" w:rsidRDefault="00D134F1" w:rsidP="00CA0216">
            <w:pPr>
              <w:rPr>
                <w:rFonts w:ascii="Arial" w:hAnsi="Arial" w:cs="Arial"/>
                <w:color w:val="000000"/>
                <w:sz w:val="24"/>
                <w:szCs w:val="24"/>
              </w:rPr>
            </w:pPr>
          </w:p>
          <w:p w14:paraId="75A1B8AB" w14:textId="77777777" w:rsidR="0028371F" w:rsidRDefault="0028371F" w:rsidP="00CA0216">
            <w:pPr>
              <w:rPr>
                <w:rFonts w:ascii="Arial" w:hAnsi="Arial" w:cs="Arial"/>
                <w:color w:val="000000"/>
                <w:sz w:val="24"/>
                <w:szCs w:val="24"/>
              </w:rPr>
            </w:pPr>
          </w:p>
          <w:p w14:paraId="78469CC9" w14:textId="77777777" w:rsidR="0028371F" w:rsidRDefault="0028371F" w:rsidP="00CA0216">
            <w:pPr>
              <w:rPr>
                <w:rFonts w:ascii="Arial" w:hAnsi="Arial" w:cs="Arial"/>
                <w:color w:val="000000"/>
                <w:sz w:val="24"/>
                <w:szCs w:val="24"/>
              </w:rPr>
            </w:pPr>
          </w:p>
          <w:p w14:paraId="05DD6F06" w14:textId="77777777" w:rsidR="00D134F1" w:rsidRDefault="00D134F1" w:rsidP="00CA0216">
            <w:pPr>
              <w:rPr>
                <w:rFonts w:ascii="Arial" w:hAnsi="Arial" w:cs="Arial"/>
                <w:color w:val="000000"/>
                <w:sz w:val="24"/>
                <w:szCs w:val="24"/>
              </w:rPr>
            </w:pPr>
          </w:p>
          <w:p w14:paraId="2573A5BD" w14:textId="77777777" w:rsidR="00D134F1" w:rsidRDefault="00D134F1" w:rsidP="00CA0216">
            <w:pPr>
              <w:rPr>
                <w:rFonts w:ascii="Arial" w:hAnsi="Arial" w:cs="Arial"/>
                <w:color w:val="000000"/>
                <w:sz w:val="24"/>
                <w:szCs w:val="24"/>
              </w:rPr>
            </w:pPr>
          </w:p>
          <w:p w14:paraId="1AF8FA12" w14:textId="77777777" w:rsidR="0028371F" w:rsidRPr="00CA0216" w:rsidRDefault="0028371F" w:rsidP="00CA0216">
            <w:pPr>
              <w:rPr>
                <w:rFonts w:ascii="Arial" w:hAnsi="Arial" w:cs="Arial"/>
                <w:color w:val="000000"/>
                <w:sz w:val="24"/>
                <w:szCs w:val="24"/>
              </w:rPr>
            </w:pPr>
          </w:p>
        </w:tc>
      </w:tr>
    </w:tbl>
    <w:p w14:paraId="3E926F36" w14:textId="77777777" w:rsidR="00D134F1" w:rsidRDefault="00D134F1" w:rsidP="003F2FD6">
      <w:pPr>
        <w:rPr>
          <w:rFonts w:ascii="Arial" w:eastAsia="Times New Roman" w:hAnsi="Arial" w:cs="Times New Roman"/>
          <w:b/>
          <w:sz w:val="20"/>
          <w:szCs w:val="20"/>
          <w:lang w:val="en-US"/>
        </w:rPr>
      </w:pPr>
    </w:p>
    <w:p w14:paraId="12C12F2E" w14:textId="77777777" w:rsidR="002C44C5" w:rsidRDefault="002C44C5" w:rsidP="00ED5387">
      <w:pPr>
        <w:spacing w:after="0" w:line="240" w:lineRule="auto"/>
        <w:jc w:val="center"/>
        <w:rPr>
          <w:rFonts w:ascii="Arial" w:eastAsia="Times New Roman" w:hAnsi="Arial" w:cs="Times New Roman"/>
          <w:b/>
          <w:sz w:val="20"/>
          <w:szCs w:val="20"/>
          <w:lang w:val="en-US"/>
        </w:rPr>
      </w:pPr>
    </w:p>
    <w:p w14:paraId="183BB2E8" w14:textId="77777777" w:rsidR="002C44C5" w:rsidRDefault="002C44C5" w:rsidP="00ED5387">
      <w:pPr>
        <w:spacing w:after="0" w:line="240" w:lineRule="auto"/>
        <w:jc w:val="center"/>
        <w:rPr>
          <w:rFonts w:ascii="Arial" w:eastAsia="Times New Roman" w:hAnsi="Arial" w:cs="Times New Roman"/>
          <w:b/>
          <w:sz w:val="20"/>
          <w:szCs w:val="20"/>
          <w:lang w:val="en-US"/>
        </w:rPr>
      </w:pPr>
    </w:p>
    <w:p w14:paraId="454B34CA" w14:textId="77777777" w:rsidR="002C44C5" w:rsidRDefault="002C44C5" w:rsidP="00ED5387">
      <w:pPr>
        <w:spacing w:after="0" w:line="240" w:lineRule="auto"/>
        <w:jc w:val="center"/>
        <w:rPr>
          <w:rFonts w:ascii="Arial" w:eastAsia="Times New Roman" w:hAnsi="Arial" w:cs="Times New Roman"/>
          <w:b/>
          <w:sz w:val="20"/>
          <w:szCs w:val="20"/>
          <w:lang w:val="en-US"/>
        </w:rPr>
      </w:pPr>
    </w:p>
    <w:p w14:paraId="7135004C" w14:textId="77777777" w:rsidR="00692B57" w:rsidRPr="00553144" w:rsidRDefault="002C44C5" w:rsidP="002C44C5">
      <w:pPr>
        <w:spacing w:after="0" w:line="240" w:lineRule="auto"/>
        <w:jc w:val="center"/>
        <w:rPr>
          <w:rFonts w:ascii="Arial" w:eastAsia="Times New Roman" w:hAnsi="Arial" w:cs="Times New Roman"/>
          <w:b/>
          <w:sz w:val="20"/>
          <w:szCs w:val="20"/>
          <w:lang w:val="en-US"/>
        </w:rPr>
      </w:pPr>
      <w:r>
        <w:rPr>
          <w:rFonts w:ascii="Arial" w:eastAsia="Times New Roman" w:hAnsi="Arial" w:cs="Times New Roman"/>
          <w:b/>
          <w:sz w:val="20"/>
          <w:szCs w:val="20"/>
          <w:lang w:val="en-US"/>
        </w:rPr>
        <w:lastRenderedPageBreak/>
        <w:t>Prov</w:t>
      </w:r>
      <w:r w:rsidR="00ED5387" w:rsidRPr="00553144">
        <w:rPr>
          <w:rFonts w:ascii="Arial" w:eastAsia="Times New Roman" w:hAnsi="Arial" w:cs="Times New Roman"/>
          <w:b/>
          <w:sz w:val="20"/>
          <w:szCs w:val="20"/>
          <w:lang w:val="en-US"/>
        </w:rPr>
        <w:t>ision Map</w:t>
      </w:r>
    </w:p>
    <w:p w14:paraId="1959586D" w14:textId="77777777" w:rsidR="00ED5387" w:rsidRPr="00ED5387" w:rsidRDefault="00ED5387" w:rsidP="00ED5387">
      <w:pPr>
        <w:spacing w:after="0" w:line="240" w:lineRule="auto"/>
        <w:jc w:val="center"/>
        <w:rPr>
          <w:rFonts w:ascii="Arial" w:eastAsia="Times New Roman" w:hAnsi="Arial" w:cs="Times New Roman"/>
          <w:b/>
          <w:sz w:val="20"/>
          <w:szCs w:val="20"/>
          <w:lang w:val="en-US"/>
        </w:rPr>
      </w:pPr>
    </w:p>
    <w:tbl>
      <w:tblPr>
        <w:tblW w:w="14400" w:type="dxa"/>
        <w:tblInd w:w="-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40"/>
        <w:gridCol w:w="3060"/>
        <w:gridCol w:w="3240"/>
        <w:gridCol w:w="2340"/>
        <w:gridCol w:w="3420"/>
      </w:tblGrid>
      <w:tr w:rsidR="00ED5387" w:rsidRPr="00ED5387" w14:paraId="1EE462DE" w14:textId="77777777" w:rsidTr="001E3FB2">
        <w:tc>
          <w:tcPr>
            <w:tcW w:w="2340" w:type="dxa"/>
          </w:tcPr>
          <w:p w14:paraId="13A207F8" w14:textId="77777777" w:rsidR="00ED5387" w:rsidRPr="00ED5387" w:rsidRDefault="00ED5387" w:rsidP="00ED5387">
            <w:pPr>
              <w:spacing w:after="0" w:line="240" w:lineRule="auto"/>
              <w:rPr>
                <w:rFonts w:ascii="Calibri" w:eastAsia="Times New Roman" w:hAnsi="Calibri" w:cs="Times New Roman"/>
                <w:sz w:val="16"/>
                <w:szCs w:val="16"/>
                <w:lang w:val="en-US"/>
              </w:rPr>
            </w:pPr>
            <w:r w:rsidRPr="00ED5387">
              <w:rPr>
                <w:rFonts w:ascii="Calibri" w:eastAsia="Times New Roman" w:hAnsi="Calibri" w:cs="Times New Roman"/>
                <w:sz w:val="16"/>
                <w:szCs w:val="16"/>
                <w:lang w:val="en-US"/>
              </w:rPr>
              <w:t>Identified need</w:t>
            </w:r>
          </w:p>
        </w:tc>
        <w:tc>
          <w:tcPr>
            <w:tcW w:w="3060" w:type="dxa"/>
          </w:tcPr>
          <w:p w14:paraId="4A187BAD" w14:textId="77777777" w:rsidR="00ED5387" w:rsidRPr="00ED5387" w:rsidRDefault="00ED5387" w:rsidP="00ED5387">
            <w:pPr>
              <w:spacing w:after="0" w:line="240" w:lineRule="auto"/>
              <w:rPr>
                <w:rFonts w:ascii="Calibri" w:eastAsia="Times New Roman" w:hAnsi="Calibri" w:cs="Times New Roman"/>
                <w:sz w:val="16"/>
                <w:szCs w:val="16"/>
                <w:lang w:val="en-US"/>
              </w:rPr>
            </w:pPr>
            <w:r w:rsidRPr="00ED5387">
              <w:rPr>
                <w:rFonts w:ascii="Calibri" w:eastAsia="Times New Roman" w:hAnsi="Calibri" w:cs="Times New Roman"/>
                <w:sz w:val="16"/>
                <w:szCs w:val="16"/>
                <w:lang w:val="en-US"/>
              </w:rPr>
              <w:t>Anticipated outcome</w:t>
            </w:r>
          </w:p>
        </w:tc>
        <w:tc>
          <w:tcPr>
            <w:tcW w:w="3240" w:type="dxa"/>
          </w:tcPr>
          <w:p w14:paraId="284D79BC" w14:textId="77777777" w:rsidR="00ED5387" w:rsidRPr="00ED5387" w:rsidRDefault="00ED5387" w:rsidP="00ED5387">
            <w:pPr>
              <w:spacing w:after="0" w:line="240" w:lineRule="auto"/>
              <w:rPr>
                <w:rFonts w:ascii="Calibri" w:eastAsia="Times New Roman" w:hAnsi="Calibri" w:cs="Times New Roman"/>
                <w:sz w:val="16"/>
                <w:szCs w:val="16"/>
                <w:lang w:val="en-US"/>
              </w:rPr>
            </w:pPr>
            <w:r w:rsidRPr="00ED5387">
              <w:rPr>
                <w:rFonts w:ascii="Calibri" w:eastAsia="Times New Roman" w:hAnsi="Calibri" w:cs="Times New Roman"/>
                <w:sz w:val="16"/>
                <w:szCs w:val="16"/>
                <w:lang w:val="en-US"/>
              </w:rPr>
              <w:t>Description of provision</w:t>
            </w:r>
          </w:p>
          <w:p w14:paraId="3F43EBA0" w14:textId="77777777" w:rsidR="00ED5387" w:rsidRPr="00ED5387" w:rsidRDefault="00ED5387" w:rsidP="00ED5387">
            <w:pPr>
              <w:numPr>
                <w:ilvl w:val="0"/>
                <w:numId w:val="1"/>
              </w:numPr>
              <w:spacing w:after="0" w:line="240" w:lineRule="auto"/>
              <w:rPr>
                <w:rFonts w:ascii="Calibri" w:eastAsia="Times New Roman" w:hAnsi="Calibri" w:cs="Times New Roman"/>
                <w:sz w:val="16"/>
                <w:szCs w:val="16"/>
                <w:lang w:val="en-US"/>
              </w:rPr>
            </w:pPr>
            <w:r w:rsidRPr="00ED5387">
              <w:rPr>
                <w:rFonts w:ascii="Calibri" w:eastAsia="Times New Roman" w:hAnsi="Calibri" w:cs="Times New Roman"/>
                <w:sz w:val="16"/>
                <w:szCs w:val="16"/>
                <w:lang w:val="en-US"/>
              </w:rPr>
              <w:t>Activity</w:t>
            </w:r>
          </w:p>
          <w:p w14:paraId="2BB33A29" w14:textId="77777777" w:rsidR="00ED5387" w:rsidRPr="00ED5387" w:rsidRDefault="00ED5387" w:rsidP="00ED5387">
            <w:pPr>
              <w:numPr>
                <w:ilvl w:val="0"/>
                <w:numId w:val="1"/>
              </w:numPr>
              <w:spacing w:after="0" w:line="240" w:lineRule="auto"/>
              <w:rPr>
                <w:rFonts w:ascii="Calibri" w:eastAsia="Times New Roman" w:hAnsi="Calibri" w:cs="Times New Roman"/>
                <w:sz w:val="16"/>
                <w:szCs w:val="16"/>
                <w:lang w:val="en-US"/>
              </w:rPr>
            </w:pPr>
            <w:proofErr w:type="spellStart"/>
            <w:r w:rsidRPr="00ED5387">
              <w:rPr>
                <w:rFonts w:ascii="Calibri" w:eastAsia="Times New Roman" w:hAnsi="Calibri" w:cs="Times New Roman"/>
                <w:sz w:val="16"/>
                <w:szCs w:val="16"/>
                <w:lang w:val="en-US"/>
              </w:rPr>
              <w:t>Staff:pupil</w:t>
            </w:r>
            <w:proofErr w:type="spellEnd"/>
            <w:r w:rsidRPr="00ED5387">
              <w:rPr>
                <w:rFonts w:ascii="Calibri" w:eastAsia="Times New Roman" w:hAnsi="Calibri" w:cs="Times New Roman"/>
                <w:sz w:val="16"/>
                <w:szCs w:val="16"/>
                <w:lang w:val="en-US"/>
              </w:rPr>
              <w:t xml:space="preserve"> ratio</w:t>
            </w:r>
          </w:p>
          <w:p w14:paraId="15CAF2FD" w14:textId="77777777" w:rsidR="00ED5387" w:rsidRPr="00ED5387" w:rsidRDefault="00ED5387" w:rsidP="00ED5387">
            <w:pPr>
              <w:numPr>
                <w:ilvl w:val="0"/>
                <w:numId w:val="1"/>
              </w:numPr>
              <w:spacing w:after="0" w:line="240" w:lineRule="auto"/>
              <w:rPr>
                <w:rFonts w:ascii="Calibri" w:eastAsia="Times New Roman" w:hAnsi="Calibri" w:cs="Times New Roman"/>
                <w:sz w:val="16"/>
                <w:szCs w:val="16"/>
                <w:lang w:val="en-US"/>
              </w:rPr>
            </w:pPr>
            <w:r w:rsidRPr="00ED5387">
              <w:rPr>
                <w:rFonts w:ascii="Calibri" w:eastAsia="Times New Roman" w:hAnsi="Calibri" w:cs="Times New Roman"/>
                <w:sz w:val="16"/>
                <w:szCs w:val="16"/>
                <w:lang w:val="en-US"/>
              </w:rPr>
              <w:t>Frequency and time of sessions</w:t>
            </w:r>
          </w:p>
          <w:p w14:paraId="25D8A150" w14:textId="77777777" w:rsidR="00ED5387" w:rsidRPr="00ED5387" w:rsidRDefault="00ED5387" w:rsidP="00ED5387">
            <w:pPr>
              <w:numPr>
                <w:ilvl w:val="0"/>
                <w:numId w:val="1"/>
              </w:numPr>
              <w:spacing w:after="0" w:line="240" w:lineRule="auto"/>
              <w:rPr>
                <w:rFonts w:ascii="Calibri" w:eastAsia="Times New Roman" w:hAnsi="Calibri" w:cs="Times New Roman"/>
                <w:sz w:val="16"/>
                <w:szCs w:val="16"/>
                <w:lang w:val="en-US"/>
              </w:rPr>
            </w:pPr>
            <w:r w:rsidRPr="00ED5387">
              <w:rPr>
                <w:rFonts w:ascii="Calibri" w:eastAsia="Times New Roman" w:hAnsi="Calibri" w:cs="Times New Roman"/>
                <w:sz w:val="16"/>
                <w:szCs w:val="16"/>
                <w:lang w:val="en-US"/>
              </w:rPr>
              <w:t>Grouping</w:t>
            </w:r>
          </w:p>
          <w:p w14:paraId="02B145E5" w14:textId="77777777" w:rsidR="00ED5387" w:rsidRPr="00ED5387" w:rsidRDefault="00ED5387" w:rsidP="00ED5387">
            <w:pPr>
              <w:numPr>
                <w:ilvl w:val="0"/>
                <w:numId w:val="1"/>
              </w:numPr>
              <w:spacing w:after="0" w:line="240" w:lineRule="auto"/>
              <w:rPr>
                <w:rFonts w:ascii="Calibri" w:eastAsia="Times New Roman" w:hAnsi="Calibri" w:cs="Times New Roman"/>
                <w:sz w:val="16"/>
                <w:szCs w:val="16"/>
                <w:lang w:val="en-US"/>
              </w:rPr>
            </w:pPr>
            <w:r w:rsidRPr="00ED5387">
              <w:rPr>
                <w:rFonts w:ascii="Calibri" w:eastAsia="Times New Roman" w:hAnsi="Calibri" w:cs="Times New Roman"/>
                <w:sz w:val="16"/>
                <w:szCs w:val="16"/>
                <w:lang w:val="en-US"/>
              </w:rPr>
              <w:t>Curriculum and teaching methods</w:t>
            </w:r>
          </w:p>
        </w:tc>
        <w:tc>
          <w:tcPr>
            <w:tcW w:w="2340" w:type="dxa"/>
          </w:tcPr>
          <w:p w14:paraId="65D30EC6" w14:textId="77777777" w:rsidR="00ED5387" w:rsidRPr="00ED5387" w:rsidRDefault="00ED5387" w:rsidP="00ED5387">
            <w:pPr>
              <w:spacing w:after="0" w:line="240" w:lineRule="auto"/>
              <w:rPr>
                <w:rFonts w:ascii="Calibri" w:eastAsia="Times New Roman" w:hAnsi="Calibri" w:cs="Times New Roman"/>
                <w:sz w:val="16"/>
                <w:szCs w:val="16"/>
                <w:lang w:val="en-US"/>
              </w:rPr>
            </w:pPr>
            <w:r w:rsidRPr="00ED5387">
              <w:rPr>
                <w:rFonts w:ascii="Calibri" w:eastAsia="Times New Roman" w:hAnsi="Calibri" w:cs="Times New Roman"/>
                <w:sz w:val="16"/>
                <w:szCs w:val="16"/>
                <w:lang w:val="en-US"/>
              </w:rPr>
              <w:t>Cost per academic year</w:t>
            </w:r>
          </w:p>
          <w:p w14:paraId="6CEA9EB1" w14:textId="77777777" w:rsidR="00ED5387" w:rsidRPr="00ED5387" w:rsidRDefault="00ED5387" w:rsidP="00ED5387">
            <w:pPr>
              <w:spacing w:after="0" w:line="240" w:lineRule="auto"/>
              <w:rPr>
                <w:rFonts w:ascii="Calibri" w:eastAsia="Times New Roman" w:hAnsi="Calibri" w:cs="Times New Roman"/>
                <w:i/>
                <w:sz w:val="16"/>
                <w:szCs w:val="16"/>
                <w:lang w:val="en-US"/>
              </w:rPr>
            </w:pPr>
            <w:r w:rsidRPr="00ED5387">
              <w:rPr>
                <w:rFonts w:ascii="Calibri" w:eastAsia="Times New Roman" w:hAnsi="Calibri" w:cs="Times New Roman"/>
                <w:i/>
                <w:sz w:val="16"/>
                <w:szCs w:val="16"/>
                <w:lang w:val="en-US"/>
              </w:rPr>
              <w:t>(Schools should make the first £6k of provision from delegated funding, further funding is made available via high needs funding bands.)</w:t>
            </w:r>
          </w:p>
        </w:tc>
        <w:tc>
          <w:tcPr>
            <w:tcW w:w="3420" w:type="dxa"/>
          </w:tcPr>
          <w:p w14:paraId="7FD6D832" w14:textId="77777777" w:rsidR="00ED5387" w:rsidRPr="00ED5387" w:rsidRDefault="00ED5387" w:rsidP="00ED5387">
            <w:pPr>
              <w:spacing w:after="0" w:line="240" w:lineRule="auto"/>
              <w:rPr>
                <w:rFonts w:ascii="Calibri" w:eastAsia="Times New Roman" w:hAnsi="Calibri" w:cs="Times New Roman"/>
                <w:sz w:val="16"/>
                <w:szCs w:val="16"/>
                <w:lang w:val="en-US"/>
              </w:rPr>
            </w:pPr>
            <w:r w:rsidRPr="00ED5387">
              <w:rPr>
                <w:rFonts w:ascii="Calibri" w:eastAsia="Times New Roman" w:hAnsi="Calibri" w:cs="Times New Roman"/>
                <w:sz w:val="16"/>
                <w:szCs w:val="16"/>
                <w:lang w:val="en-US"/>
              </w:rPr>
              <w:t>Response to provision</w:t>
            </w:r>
          </w:p>
          <w:p w14:paraId="7030E594" w14:textId="77777777" w:rsidR="00ED5387" w:rsidRPr="00ED5387" w:rsidRDefault="00ED5387" w:rsidP="00ED5387">
            <w:pPr>
              <w:spacing w:after="0" w:line="240" w:lineRule="auto"/>
              <w:rPr>
                <w:rFonts w:ascii="Calibri" w:eastAsia="Times New Roman" w:hAnsi="Calibri" w:cs="Times New Roman"/>
                <w:sz w:val="16"/>
                <w:szCs w:val="16"/>
                <w:lang w:val="en-US"/>
              </w:rPr>
            </w:pPr>
            <w:r w:rsidRPr="00ED5387">
              <w:rPr>
                <w:rFonts w:ascii="Calibri" w:eastAsia="Times New Roman" w:hAnsi="Calibri" w:cs="Times New Roman"/>
                <w:sz w:val="16"/>
                <w:szCs w:val="16"/>
                <w:lang w:val="en-US"/>
              </w:rPr>
              <w:t>(reasons for success or lack of success of provision)</w:t>
            </w:r>
          </w:p>
        </w:tc>
      </w:tr>
      <w:tr w:rsidR="00ED5387" w:rsidRPr="00ED5387" w14:paraId="0964CD3C" w14:textId="77777777" w:rsidTr="001E3FB2">
        <w:trPr>
          <w:trHeight w:val="625"/>
        </w:trPr>
        <w:tc>
          <w:tcPr>
            <w:tcW w:w="2340" w:type="dxa"/>
          </w:tcPr>
          <w:p w14:paraId="4A3E600E" w14:textId="75D772BA" w:rsidR="00ED5387" w:rsidRPr="00ED5387" w:rsidRDefault="00683CF2" w:rsidP="00ED5387">
            <w:pPr>
              <w:spacing w:after="0" w:line="240" w:lineRule="auto"/>
              <w:rPr>
                <w:rFonts w:ascii="Calibri" w:eastAsia="Times New Roman" w:hAnsi="Calibri" w:cs="Times New Roman"/>
                <w:sz w:val="24"/>
                <w:szCs w:val="24"/>
                <w:lang w:val="en-US"/>
              </w:rPr>
            </w:pPr>
            <w:r>
              <w:rPr>
                <w:rFonts w:ascii="Calibri" w:eastAsia="Times New Roman" w:hAnsi="Calibri" w:cs="Times New Roman"/>
                <w:sz w:val="24"/>
                <w:szCs w:val="24"/>
                <w:lang w:val="en-US"/>
              </w:rPr>
              <w:t xml:space="preserve">Oscar is behind his </w:t>
            </w:r>
            <w:proofErr w:type="gramStart"/>
            <w:r>
              <w:rPr>
                <w:rFonts w:ascii="Calibri" w:eastAsia="Times New Roman" w:hAnsi="Calibri" w:cs="Times New Roman"/>
                <w:sz w:val="24"/>
                <w:szCs w:val="24"/>
                <w:lang w:val="en-US"/>
              </w:rPr>
              <w:t>age related</w:t>
            </w:r>
            <w:proofErr w:type="gramEnd"/>
            <w:r>
              <w:rPr>
                <w:rFonts w:ascii="Calibri" w:eastAsia="Times New Roman" w:hAnsi="Calibri" w:cs="Times New Roman"/>
                <w:sz w:val="24"/>
                <w:szCs w:val="24"/>
                <w:lang w:val="en-US"/>
              </w:rPr>
              <w:t xml:space="preserve"> expectations in core subjects; he needs one-to-one interventions to help him to try to catch up</w:t>
            </w:r>
          </w:p>
        </w:tc>
        <w:tc>
          <w:tcPr>
            <w:tcW w:w="3060" w:type="dxa"/>
          </w:tcPr>
          <w:p w14:paraId="55F7D89E" w14:textId="59BCB53D" w:rsidR="00ED5387" w:rsidRPr="00ED5387" w:rsidRDefault="00683CF2" w:rsidP="00ED5387">
            <w:pPr>
              <w:spacing w:after="0" w:line="240" w:lineRule="auto"/>
              <w:rPr>
                <w:rFonts w:ascii="Calibri" w:eastAsia="Times New Roman" w:hAnsi="Calibri" w:cs="Times New Roman"/>
                <w:sz w:val="24"/>
                <w:szCs w:val="24"/>
                <w:lang w:val="en-US"/>
              </w:rPr>
            </w:pPr>
            <w:r>
              <w:rPr>
                <w:rFonts w:ascii="Calibri" w:eastAsia="Times New Roman" w:hAnsi="Calibri" w:cs="Times New Roman"/>
                <w:sz w:val="24"/>
                <w:szCs w:val="24"/>
                <w:lang w:val="en-US"/>
              </w:rPr>
              <w:t xml:space="preserve">Oscar to </w:t>
            </w:r>
            <w:r w:rsidR="00D04D96">
              <w:rPr>
                <w:rFonts w:ascii="Calibri" w:eastAsia="Times New Roman" w:hAnsi="Calibri" w:cs="Times New Roman"/>
                <w:sz w:val="24"/>
                <w:szCs w:val="24"/>
                <w:lang w:val="en-US"/>
              </w:rPr>
              <w:t xml:space="preserve">be able to access towards age expected levels in English and </w:t>
            </w:r>
            <w:proofErr w:type="spellStart"/>
            <w:r w:rsidR="00D04D96">
              <w:rPr>
                <w:rFonts w:ascii="Calibri" w:eastAsia="Times New Roman" w:hAnsi="Calibri" w:cs="Times New Roman"/>
                <w:sz w:val="24"/>
                <w:szCs w:val="24"/>
                <w:lang w:val="en-US"/>
              </w:rPr>
              <w:t>Maths</w:t>
            </w:r>
            <w:proofErr w:type="spellEnd"/>
          </w:p>
        </w:tc>
        <w:tc>
          <w:tcPr>
            <w:tcW w:w="3240" w:type="dxa"/>
          </w:tcPr>
          <w:p w14:paraId="203E15F1" w14:textId="07633F86" w:rsidR="00ED5387" w:rsidRPr="00ED5387" w:rsidRDefault="00D04D96" w:rsidP="00ED5387">
            <w:pPr>
              <w:spacing w:after="0" w:line="240" w:lineRule="auto"/>
              <w:rPr>
                <w:rFonts w:ascii="Calibri" w:eastAsia="Times New Roman" w:hAnsi="Calibri" w:cs="Times New Roman"/>
                <w:sz w:val="24"/>
                <w:szCs w:val="24"/>
                <w:lang w:val="en-US"/>
              </w:rPr>
            </w:pPr>
            <w:r>
              <w:rPr>
                <w:rFonts w:ascii="Calibri" w:eastAsia="Times New Roman" w:hAnsi="Calibri" w:cs="Times New Roman"/>
                <w:sz w:val="24"/>
                <w:szCs w:val="24"/>
                <w:lang w:val="en-US"/>
              </w:rPr>
              <w:t xml:space="preserve">1-1 </w:t>
            </w:r>
            <w:r w:rsidR="00525B80">
              <w:rPr>
                <w:rFonts w:ascii="Calibri" w:eastAsia="Times New Roman" w:hAnsi="Calibri" w:cs="Times New Roman"/>
                <w:sz w:val="24"/>
                <w:szCs w:val="24"/>
                <w:lang w:val="en-US"/>
              </w:rPr>
              <w:t>targeted interventions twice weekly 1hour sessions</w:t>
            </w:r>
          </w:p>
        </w:tc>
        <w:tc>
          <w:tcPr>
            <w:tcW w:w="2340" w:type="dxa"/>
          </w:tcPr>
          <w:p w14:paraId="43C523F5" w14:textId="77777777" w:rsidR="00864EC2" w:rsidRDefault="00864EC2" w:rsidP="00864EC2">
            <w:pPr>
              <w:spacing w:after="0" w:line="240" w:lineRule="auto"/>
              <w:rPr>
                <w:rFonts w:ascii="Calibri" w:eastAsia="Times New Roman" w:hAnsi="Calibri" w:cs="Times New Roman"/>
                <w:sz w:val="24"/>
                <w:szCs w:val="24"/>
                <w:lang w:val="en-US"/>
              </w:rPr>
            </w:pPr>
            <w:r>
              <w:rPr>
                <w:rFonts w:ascii="Calibri" w:eastAsia="Times New Roman" w:hAnsi="Calibri" w:cs="Times New Roman"/>
                <w:sz w:val="24"/>
                <w:szCs w:val="24"/>
                <w:lang w:val="en-US"/>
              </w:rPr>
              <w:t>£52x2=£104x 39</w:t>
            </w:r>
          </w:p>
          <w:p w14:paraId="08DC91A6" w14:textId="7D0148E3" w:rsidR="00ED5387" w:rsidRPr="00ED5387" w:rsidRDefault="00864EC2" w:rsidP="00864EC2">
            <w:pPr>
              <w:spacing w:after="0" w:line="240" w:lineRule="auto"/>
              <w:rPr>
                <w:rFonts w:ascii="Calibri" w:eastAsia="Times New Roman" w:hAnsi="Calibri" w:cs="Times New Roman"/>
                <w:sz w:val="24"/>
                <w:szCs w:val="24"/>
                <w:lang w:val="en-US"/>
              </w:rPr>
            </w:pPr>
            <w:r>
              <w:rPr>
                <w:rFonts w:ascii="Calibri" w:eastAsia="Times New Roman" w:hAnsi="Calibri" w:cs="Times New Roman"/>
                <w:sz w:val="24"/>
                <w:szCs w:val="24"/>
                <w:lang w:val="en-US"/>
              </w:rPr>
              <w:t>=£4056</w:t>
            </w:r>
          </w:p>
        </w:tc>
        <w:tc>
          <w:tcPr>
            <w:tcW w:w="3420" w:type="dxa"/>
          </w:tcPr>
          <w:p w14:paraId="10CC51A4" w14:textId="15FEB95D" w:rsidR="00ED5387" w:rsidRPr="00ED5387" w:rsidRDefault="00D15E97" w:rsidP="00ED5387">
            <w:pPr>
              <w:spacing w:after="0" w:line="240" w:lineRule="auto"/>
              <w:rPr>
                <w:rFonts w:ascii="Calibri" w:eastAsia="Times New Roman" w:hAnsi="Calibri" w:cs="Times New Roman"/>
                <w:sz w:val="24"/>
                <w:szCs w:val="24"/>
                <w:lang w:val="en-US"/>
              </w:rPr>
            </w:pPr>
            <w:r>
              <w:rPr>
                <w:rFonts w:ascii="Calibri" w:eastAsia="Times New Roman" w:hAnsi="Calibri" w:cs="Times New Roman"/>
                <w:sz w:val="24"/>
                <w:szCs w:val="24"/>
                <w:lang w:val="en-US"/>
              </w:rPr>
              <w:t xml:space="preserve">Oscar will engage when he is in </w:t>
            </w:r>
            <w:proofErr w:type="gramStart"/>
            <w:r>
              <w:rPr>
                <w:rFonts w:ascii="Calibri" w:eastAsia="Times New Roman" w:hAnsi="Calibri" w:cs="Times New Roman"/>
                <w:sz w:val="24"/>
                <w:szCs w:val="24"/>
                <w:lang w:val="en-US"/>
              </w:rPr>
              <w:t>school</w:t>
            </w:r>
            <w:proofErr w:type="gramEnd"/>
            <w:r>
              <w:rPr>
                <w:rFonts w:ascii="Calibri" w:eastAsia="Times New Roman" w:hAnsi="Calibri" w:cs="Times New Roman"/>
                <w:sz w:val="24"/>
                <w:szCs w:val="24"/>
                <w:lang w:val="en-US"/>
              </w:rPr>
              <w:t xml:space="preserve"> but his attendance has </w:t>
            </w:r>
            <w:r w:rsidR="007863D1">
              <w:rPr>
                <w:rFonts w:ascii="Calibri" w:eastAsia="Times New Roman" w:hAnsi="Calibri" w:cs="Times New Roman"/>
                <w:sz w:val="24"/>
                <w:szCs w:val="24"/>
                <w:lang w:val="en-US"/>
              </w:rPr>
              <w:t>declined</w:t>
            </w:r>
          </w:p>
        </w:tc>
      </w:tr>
      <w:tr w:rsidR="00ED5387" w:rsidRPr="00ED5387" w14:paraId="2AC281B7" w14:textId="77777777" w:rsidTr="001E3FB2">
        <w:trPr>
          <w:trHeight w:val="719"/>
        </w:trPr>
        <w:tc>
          <w:tcPr>
            <w:tcW w:w="2340" w:type="dxa"/>
          </w:tcPr>
          <w:p w14:paraId="7B22234D" w14:textId="04CFB0E1" w:rsidR="00ED5387" w:rsidRPr="00ED5387" w:rsidRDefault="002377A3" w:rsidP="00ED5387">
            <w:pPr>
              <w:spacing w:after="0" w:line="240" w:lineRule="auto"/>
              <w:rPr>
                <w:rFonts w:ascii="Calibri" w:eastAsia="Times New Roman" w:hAnsi="Calibri" w:cs="Times New Roman"/>
                <w:sz w:val="24"/>
                <w:szCs w:val="24"/>
                <w:lang w:val="en-US"/>
              </w:rPr>
            </w:pPr>
            <w:r>
              <w:rPr>
                <w:rFonts w:ascii="Calibri" w:eastAsia="Times New Roman" w:hAnsi="Calibri" w:cs="Times New Roman"/>
                <w:sz w:val="24"/>
                <w:szCs w:val="24"/>
                <w:lang w:val="en-US"/>
              </w:rPr>
              <w:t>Oscar has extremely low self-esteem and self-</w:t>
            </w:r>
            <w:r w:rsidR="001D0989">
              <w:rPr>
                <w:rFonts w:ascii="Calibri" w:eastAsia="Times New Roman" w:hAnsi="Calibri" w:cs="Times New Roman"/>
                <w:sz w:val="24"/>
                <w:szCs w:val="24"/>
                <w:lang w:val="en-US"/>
              </w:rPr>
              <w:t xml:space="preserve">image; he needs </w:t>
            </w:r>
            <w:r w:rsidR="00964B66">
              <w:rPr>
                <w:rFonts w:ascii="Calibri" w:eastAsia="Times New Roman" w:hAnsi="Calibri" w:cs="Times New Roman"/>
                <w:sz w:val="24"/>
                <w:szCs w:val="24"/>
                <w:lang w:val="en-US"/>
              </w:rPr>
              <w:t>one-to-one sessions with the school counsellor to help improve his self-worth</w:t>
            </w:r>
          </w:p>
        </w:tc>
        <w:tc>
          <w:tcPr>
            <w:tcW w:w="3060" w:type="dxa"/>
          </w:tcPr>
          <w:p w14:paraId="67B13D20" w14:textId="64D61616" w:rsidR="00ED5387" w:rsidRPr="00ED5387" w:rsidRDefault="00964B66" w:rsidP="00ED5387">
            <w:pPr>
              <w:spacing w:after="0" w:line="240" w:lineRule="auto"/>
              <w:rPr>
                <w:rFonts w:ascii="Calibri" w:eastAsia="Times New Roman" w:hAnsi="Calibri" w:cs="Times New Roman"/>
                <w:sz w:val="24"/>
                <w:szCs w:val="24"/>
                <w:lang w:val="en-US"/>
              </w:rPr>
            </w:pPr>
            <w:r>
              <w:rPr>
                <w:rFonts w:ascii="Calibri" w:eastAsia="Times New Roman" w:hAnsi="Calibri" w:cs="Times New Roman"/>
                <w:sz w:val="24"/>
                <w:szCs w:val="24"/>
                <w:lang w:val="en-US"/>
              </w:rPr>
              <w:t>Oscar to feel able to tackle</w:t>
            </w:r>
            <w:r w:rsidR="00CB15FF">
              <w:rPr>
                <w:rFonts w:ascii="Calibri" w:eastAsia="Times New Roman" w:hAnsi="Calibri" w:cs="Times New Roman"/>
                <w:sz w:val="24"/>
                <w:szCs w:val="24"/>
                <w:lang w:val="en-US"/>
              </w:rPr>
              <w:t xml:space="preserve"> his </w:t>
            </w:r>
            <w:proofErr w:type="gramStart"/>
            <w:r w:rsidR="00CB15FF">
              <w:rPr>
                <w:rFonts w:ascii="Calibri" w:eastAsia="Times New Roman" w:hAnsi="Calibri" w:cs="Times New Roman"/>
                <w:sz w:val="24"/>
                <w:szCs w:val="24"/>
                <w:lang w:val="en-US"/>
              </w:rPr>
              <w:t>school work</w:t>
            </w:r>
            <w:proofErr w:type="gramEnd"/>
            <w:r w:rsidR="00CB15FF">
              <w:rPr>
                <w:rFonts w:ascii="Calibri" w:eastAsia="Times New Roman" w:hAnsi="Calibri" w:cs="Times New Roman"/>
                <w:sz w:val="24"/>
                <w:szCs w:val="24"/>
                <w:lang w:val="en-US"/>
              </w:rPr>
              <w:t xml:space="preserve"> and the classroom itself. Oscar to be able to believe in himself more</w:t>
            </w:r>
          </w:p>
        </w:tc>
        <w:tc>
          <w:tcPr>
            <w:tcW w:w="3240" w:type="dxa"/>
          </w:tcPr>
          <w:p w14:paraId="1582F415" w14:textId="221027A4" w:rsidR="00ED5387" w:rsidRPr="00ED5387" w:rsidRDefault="00CB15FF" w:rsidP="00ED5387">
            <w:pPr>
              <w:spacing w:after="0" w:line="240" w:lineRule="auto"/>
              <w:rPr>
                <w:rFonts w:ascii="Calibri" w:eastAsia="Times New Roman" w:hAnsi="Calibri" w:cs="Times New Roman"/>
                <w:sz w:val="24"/>
                <w:szCs w:val="24"/>
                <w:lang w:val="en-US"/>
              </w:rPr>
            </w:pPr>
            <w:r>
              <w:rPr>
                <w:rFonts w:ascii="Calibri" w:eastAsia="Times New Roman" w:hAnsi="Calibri" w:cs="Times New Roman"/>
                <w:sz w:val="24"/>
                <w:szCs w:val="24"/>
                <w:lang w:val="en-US"/>
              </w:rPr>
              <w:t>Weekly 1-1 sessions with the school counsellor</w:t>
            </w:r>
          </w:p>
        </w:tc>
        <w:tc>
          <w:tcPr>
            <w:tcW w:w="2340" w:type="dxa"/>
          </w:tcPr>
          <w:p w14:paraId="5BDA7BFB" w14:textId="51997D50" w:rsidR="00ED5387" w:rsidRPr="00ED5387" w:rsidRDefault="00864EC2" w:rsidP="00ED5387">
            <w:pPr>
              <w:spacing w:after="0" w:line="240" w:lineRule="auto"/>
              <w:rPr>
                <w:rFonts w:ascii="Calibri" w:eastAsia="Times New Roman" w:hAnsi="Calibri" w:cs="Times New Roman"/>
                <w:sz w:val="24"/>
                <w:szCs w:val="24"/>
                <w:lang w:val="en-US"/>
              </w:rPr>
            </w:pPr>
            <w:r>
              <w:rPr>
                <w:rFonts w:ascii="Calibri" w:eastAsia="Times New Roman" w:hAnsi="Calibri" w:cs="Times New Roman"/>
                <w:sz w:val="24"/>
                <w:szCs w:val="24"/>
                <w:lang w:val="en-US"/>
              </w:rPr>
              <w:t>£55</w:t>
            </w:r>
            <w:r w:rsidR="006614A8">
              <w:rPr>
                <w:rFonts w:ascii="Calibri" w:eastAsia="Times New Roman" w:hAnsi="Calibri" w:cs="Times New Roman"/>
                <w:sz w:val="24"/>
                <w:szCs w:val="24"/>
                <w:lang w:val="en-US"/>
              </w:rPr>
              <w:t>x 39 = £2145</w:t>
            </w:r>
          </w:p>
        </w:tc>
        <w:tc>
          <w:tcPr>
            <w:tcW w:w="3420" w:type="dxa"/>
          </w:tcPr>
          <w:p w14:paraId="67D3286B" w14:textId="682228E6" w:rsidR="00ED5387" w:rsidRPr="00ED5387" w:rsidRDefault="00D15E97" w:rsidP="00ED5387">
            <w:pPr>
              <w:spacing w:after="0" w:line="240" w:lineRule="auto"/>
              <w:rPr>
                <w:rFonts w:ascii="Calibri" w:eastAsia="Times New Roman" w:hAnsi="Calibri" w:cs="Times New Roman"/>
                <w:sz w:val="24"/>
                <w:szCs w:val="24"/>
                <w:lang w:val="en-US"/>
              </w:rPr>
            </w:pPr>
            <w:r>
              <w:rPr>
                <w:rFonts w:ascii="Calibri" w:eastAsia="Times New Roman" w:hAnsi="Calibri" w:cs="Times New Roman"/>
                <w:sz w:val="24"/>
                <w:szCs w:val="24"/>
                <w:lang w:val="en-US"/>
              </w:rPr>
              <w:t xml:space="preserve">Oscar has not engaged </w:t>
            </w:r>
            <w:proofErr w:type="gramStart"/>
            <w:r>
              <w:rPr>
                <w:rFonts w:ascii="Calibri" w:eastAsia="Times New Roman" w:hAnsi="Calibri" w:cs="Times New Roman"/>
                <w:sz w:val="24"/>
                <w:szCs w:val="24"/>
                <w:lang w:val="en-US"/>
              </w:rPr>
              <w:t>with</w:t>
            </w:r>
            <w:proofErr w:type="gramEnd"/>
            <w:r>
              <w:rPr>
                <w:rFonts w:ascii="Calibri" w:eastAsia="Times New Roman" w:hAnsi="Calibri" w:cs="Times New Roman"/>
                <w:sz w:val="24"/>
                <w:szCs w:val="24"/>
                <w:lang w:val="en-US"/>
              </w:rPr>
              <w:t xml:space="preserve"> the school counsellor due to his attendance.</w:t>
            </w:r>
          </w:p>
        </w:tc>
      </w:tr>
      <w:tr w:rsidR="00ED5387" w:rsidRPr="00ED5387" w14:paraId="20679FD2" w14:textId="77777777" w:rsidTr="001E3FB2">
        <w:trPr>
          <w:trHeight w:val="699"/>
        </w:trPr>
        <w:tc>
          <w:tcPr>
            <w:tcW w:w="2340" w:type="dxa"/>
          </w:tcPr>
          <w:p w14:paraId="02F71217" w14:textId="637FD6F5" w:rsidR="00ED5387" w:rsidRPr="00ED5387" w:rsidRDefault="00CB15FF" w:rsidP="00ED5387">
            <w:pPr>
              <w:spacing w:after="0" w:line="240" w:lineRule="auto"/>
              <w:rPr>
                <w:rFonts w:ascii="Calibri" w:eastAsia="Times New Roman" w:hAnsi="Calibri" w:cs="Times New Roman"/>
                <w:sz w:val="24"/>
                <w:szCs w:val="24"/>
                <w:lang w:val="en-US"/>
              </w:rPr>
            </w:pPr>
            <w:r>
              <w:rPr>
                <w:rFonts w:ascii="Calibri" w:eastAsia="Times New Roman" w:hAnsi="Calibri" w:cs="Times New Roman"/>
                <w:sz w:val="24"/>
                <w:szCs w:val="24"/>
                <w:lang w:val="en-US"/>
              </w:rPr>
              <w:t xml:space="preserve">Oscar struggles with his peers; he needs small group interventions </w:t>
            </w:r>
            <w:r w:rsidR="0063068B">
              <w:rPr>
                <w:rFonts w:ascii="Calibri" w:eastAsia="Times New Roman" w:hAnsi="Calibri" w:cs="Times New Roman"/>
                <w:sz w:val="24"/>
                <w:szCs w:val="24"/>
                <w:lang w:val="en-US"/>
              </w:rPr>
              <w:t>to help him re-integrate into the classroom</w:t>
            </w:r>
          </w:p>
        </w:tc>
        <w:tc>
          <w:tcPr>
            <w:tcW w:w="3060" w:type="dxa"/>
          </w:tcPr>
          <w:p w14:paraId="5B7DB034" w14:textId="633AC2EF" w:rsidR="00ED5387" w:rsidRPr="00ED5387" w:rsidRDefault="00D66554" w:rsidP="00ED5387">
            <w:pPr>
              <w:spacing w:after="0" w:line="240" w:lineRule="auto"/>
              <w:rPr>
                <w:rFonts w:ascii="Calibri" w:eastAsia="Times New Roman" w:hAnsi="Calibri" w:cs="Times New Roman"/>
                <w:sz w:val="24"/>
                <w:szCs w:val="24"/>
                <w:lang w:val="en-US"/>
              </w:rPr>
            </w:pPr>
            <w:r>
              <w:rPr>
                <w:rFonts w:ascii="Calibri" w:eastAsia="Times New Roman" w:hAnsi="Calibri" w:cs="Times New Roman"/>
                <w:sz w:val="24"/>
                <w:szCs w:val="24"/>
                <w:lang w:val="en-US"/>
              </w:rPr>
              <w:t>Oscar to feel supported and ready to engage in group learning sessions</w:t>
            </w:r>
          </w:p>
        </w:tc>
        <w:tc>
          <w:tcPr>
            <w:tcW w:w="3240" w:type="dxa"/>
          </w:tcPr>
          <w:p w14:paraId="7FDDAF67" w14:textId="1EBFB0A6" w:rsidR="00ED5387" w:rsidRPr="00ED5387" w:rsidRDefault="00D66554" w:rsidP="00ED5387">
            <w:pPr>
              <w:spacing w:after="0" w:line="240" w:lineRule="auto"/>
              <w:rPr>
                <w:rFonts w:ascii="Calibri" w:eastAsia="Times New Roman" w:hAnsi="Calibri" w:cs="Times New Roman"/>
                <w:sz w:val="24"/>
                <w:szCs w:val="24"/>
                <w:lang w:val="en-US"/>
              </w:rPr>
            </w:pPr>
            <w:r>
              <w:rPr>
                <w:rFonts w:ascii="Calibri" w:eastAsia="Times New Roman" w:hAnsi="Calibri" w:cs="Times New Roman"/>
                <w:sz w:val="24"/>
                <w:szCs w:val="24"/>
                <w:lang w:val="en-US"/>
              </w:rPr>
              <w:t xml:space="preserve">Twice weekly small group sessions (1:4) </w:t>
            </w:r>
            <w:r w:rsidR="0053741C">
              <w:rPr>
                <w:rFonts w:ascii="Calibri" w:eastAsia="Times New Roman" w:hAnsi="Calibri" w:cs="Times New Roman"/>
                <w:sz w:val="24"/>
                <w:szCs w:val="24"/>
                <w:lang w:val="en-US"/>
              </w:rPr>
              <w:t>of PSHE/ social skills</w:t>
            </w:r>
          </w:p>
        </w:tc>
        <w:tc>
          <w:tcPr>
            <w:tcW w:w="2340" w:type="dxa"/>
          </w:tcPr>
          <w:p w14:paraId="55794917" w14:textId="77777777" w:rsidR="00ED5387" w:rsidRDefault="0088208F" w:rsidP="00ED5387">
            <w:pPr>
              <w:spacing w:after="0" w:line="240" w:lineRule="auto"/>
              <w:rPr>
                <w:rFonts w:ascii="Calibri" w:eastAsia="Times New Roman" w:hAnsi="Calibri" w:cs="Times New Roman"/>
                <w:sz w:val="24"/>
                <w:szCs w:val="24"/>
                <w:lang w:val="en-US"/>
              </w:rPr>
            </w:pPr>
            <w:r>
              <w:rPr>
                <w:rFonts w:ascii="Calibri" w:eastAsia="Times New Roman" w:hAnsi="Calibri" w:cs="Times New Roman"/>
                <w:sz w:val="24"/>
                <w:szCs w:val="24"/>
                <w:lang w:val="en-US"/>
              </w:rPr>
              <w:t>£</w:t>
            </w:r>
            <w:r w:rsidR="00F24D9C">
              <w:rPr>
                <w:rFonts w:ascii="Calibri" w:eastAsia="Times New Roman" w:hAnsi="Calibri" w:cs="Times New Roman"/>
                <w:sz w:val="24"/>
                <w:szCs w:val="24"/>
                <w:lang w:val="en-US"/>
              </w:rPr>
              <w:t>39 x 2= £</w:t>
            </w:r>
            <w:r w:rsidR="001412A7">
              <w:rPr>
                <w:rFonts w:ascii="Calibri" w:eastAsia="Times New Roman" w:hAnsi="Calibri" w:cs="Times New Roman"/>
                <w:sz w:val="24"/>
                <w:szCs w:val="24"/>
                <w:lang w:val="en-US"/>
              </w:rPr>
              <w:t>78</w:t>
            </w:r>
          </w:p>
          <w:p w14:paraId="78D86B82" w14:textId="77777777" w:rsidR="001412A7" w:rsidRDefault="001412A7" w:rsidP="00ED5387">
            <w:pPr>
              <w:spacing w:after="0" w:line="240" w:lineRule="auto"/>
              <w:rPr>
                <w:rFonts w:ascii="Calibri" w:eastAsia="Times New Roman" w:hAnsi="Calibri" w:cs="Times New Roman"/>
                <w:sz w:val="24"/>
                <w:szCs w:val="24"/>
                <w:lang w:val="en-US"/>
              </w:rPr>
            </w:pPr>
            <w:r>
              <w:rPr>
                <w:rFonts w:ascii="Calibri" w:eastAsia="Times New Roman" w:hAnsi="Calibri" w:cs="Times New Roman"/>
                <w:sz w:val="24"/>
                <w:szCs w:val="24"/>
                <w:lang w:val="en-US"/>
              </w:rPr>
              <w:t xml:space="preserve">X 39= £3042 / </w:t>
            </w:r>
            <w:r w:rsidR="009828B5">
              <w:rPr>
                <w:rFonts w:ascii="Calibri" w:eastAsia="Times New Roman" w:hAnsi="Calibri" w:cs="Times New Roman"/>
                <w:sz w:val="24"/>
                <w:szCs w:val="24"/>
                <w:lang w:val="en-US"/>
              </w:rPr>
              <w:t>4</w:t>
            </w:r>
          </w:p>
          <w:p w14:paraId="769F0491" w14:textId="0D10773F" w:rsidR="009828B5" w:rsidRPr="00ED5387" w:rsidRDefault="009828B5" w:rsidP="00ED5387">
            <w:pPr>
              <w:spacing w:after="0" w:line="240" w:lineRule="auto"/>
              <w:rPr>
                <w:rFonts w:ascii="Calibri" w:eastAsia="Times New Roman" w:hAnsi="Calibri" w:cs="Times New Roman"/>
                <w:sz w:val="24"/>
                <w:szCs w:val="24"/>
                <w:lang w:val="en-US"/>
              </w:rPr>
            </w:pPr>
            <w:r>
              <w:rPr>
                <w:rFonts w:ascii="Calibri" w:eastAsia="Times New Roman" w:hAnsi="Calibri" w:cs="Times New Roman"/>
                <w:sz w:val="24"/>
                <w:szCs w:val="24"/>
                <w:lang w:val="en-US"/>
              </w:rPr>
              <w:t>=£760.5</w:t>
            </w:r>
          </w:p>
        </w:tc>
        <w:tc>
          <w:tcPr>
            <w:tcW w:w="3420" w:type="dxa"/>
          </w:tcPr>
          <w:p w14:paraId="4D7F1C25" w14:textId="6881183E" w:rsidR="00ED5387" w:rsidRPr="00ED5387" w:rsidRDefault="00D15E97" w:rsidP="00ED5387">
            <w:pPr>
              <w:spacing w:after="0" w:line="240" w:lineRule="auto"/>
              <w:rPr>
                <w:rFonts w:ascii="Calibri" w:eastAsia="Times New Roman" w:hAnsi="Calibri" w:cs="Times New Roman"/>
                <w:sz w:val="24"/>
                <w:szCs w:val="24"/>
                <w:lang w:val="en-US"/>
              </w:rPr>
            </w:pPr>
            <w:r>
              <w:rPr>
                <w:rFonts w:ascii="Calibri" w:eastAsia="Times New Roman" w:hAnsi="Calibri" w:cs="Times New Roman"/>
                <w:sz w:val="24"/>
                <w:szCs w:val="24"/>
                <w:lang w:val="en-US"/>
              </w:rPr>
              <w:t>Oscar h</w:t>
            </w:r>
            <w:r w:rsidR="00315338">
              <w:rPr>
                <w:rFonts w:ascii="Calibri" w:eastAsia="Times New Roman" w:hAnsi="Calibri" w:cs="Times New Roman"/>
                <w:sz w:val="24"/>
                <w:szCs w:val="24"/>
                <w:lang w:val="en-US"/>
              </w:rPr>
              <w:t>as engaged in a small group PSHE session once but has since missed them due to attendance</w:t>
            </w:r>
          </w:p>
        </w:tc>
      </w:tr>
      <w:tr w:rsidR="00D66554" w:rsidRPr="00ED5387" w14:paraId="7B904A3E" w14:textId="77777777" w:rsidTr="001E3FB2">
        <w:trPr>
          <w:trHeight w:val="699"/>
        </w:trPr>
        <w:tc>
          <w:tcPr>
            <w:tcW w:w="2340" w:type="dxa"/>
          </w:tcPr>
          <w:p w14:paraId="0CFEC101" w14:textId="652AF9B7" w:rsidR="00D66554" w:rsidRDefault="00CB58DA" w:rsidP="00ED5387">
            <w:pPr>
              <w:spacing w:after="0" w:line="240" w:lineRule="auto"/>
              <w:rPr>
                <w:rFonts w:ascii="Calibri" w:eastAsia="Times New Roman" w:hAnsi="Calibri" w:cs="Times New Roman"/>
                <w:sz w:val="24"/>
                <w:szCs w:val="24"/>
                <w:lang w:val="en-US"/>
              </w:rPr>
            </w:pPr>
            <w:r>
              <w:rPr>
                <w:rFonts w:ascii="Calibri" w:eastAsia="Times New Roman" w:hAnsi="Calibri" w:cs="Times New Roman"/>
                <w:sz w:val="24"/>
                <w:szCs w:val="24"/>
                <w:lang w:val="en-US"/>
              </w:rPr>
              <w:t xml:space="preserve">Oscar </w:t>
            </w:r>
            <w:r w:rsidR="002658B9">
              <w:rPr>
                <w:rFonts w:ascii="Calibri" w:eastAsia="Times New Roman" w:hAnsi="Calibri" w:cs="Times New Roman"/>
                <w:sz w:val="24"/>
                <w:szCs w:val="24"/>
                <w:lang w:val="en-US"/>
              </w:rPr>
              <w:t xml:space="preserve">has disengaged from education; he needs </w:t>
            </w:r>
            <w:r w:rsidR="006666AE">
              <w:rPr>
                <w:rFonts w:ascii="Calibri" w:eastAsia="Times New Roman" w:hAnsi="Calibri" w:cs="Times New Roman"/>
                <w:sz w:val="24"/>
                <w:szCs w:val="24"/>
                <w:lang w:val="en-US"/>
              </w:rPr>
              <w:t xml:space="preserve">a more holistic </w:t>
            </w:r>
            <w:r w:rsidR="00E07A84">
              <w:rPr>
                <w:rFonts w:ascii="Calibri" w:eastAsia="Times New Roman" w:hAnsi="Calibri" w:cs="Times New Roman"/>
                <w:sz w:val="24"/>
                <w:szCs w:val="24"/>
                <w:lang w:val="en-US"/>
              </w:rPr>
              <w:lastRenderedPageBreak/>
              <w:t>education to help him re-engage</w:t>
            </w:r>
          </w:p>
        </w:tc>
        <w:tc>
          <w:tcPr>
            <w:tcW w:w="3060" w:type="dxa"/>
          </w:tcPr>
          <w:p w14:paraId="243F0DFE" w14:textId="07647569" w:rsidR="00D66554" w:rsidRDefault="00E07A84" w:rsidP="00ED5387">
            <w:pPr>
              <w:spacing w:after="0" w:line="240" w:lineRule="auto"/>
              <w:rPr>
                <w:rFonts w:ascii="Calibri" w:eastAsia="Times New Roman" w:hAnsi="Calibri" w:cs="Times New Roman"/>
                <w:sz w:val="24"/>
                <w:szCs w:val="24"/>
                <w:lang w:val="en-US"/>
              </w:rPr>
            </w:pPr>
            <w:r>
              <w:rPr>
                <w:rFonts w:ascii="Calibri" w:eastAsia="Times New Roman" w:hAnsi="Calibri" w:cs="Times New Roman"/>
                <w:sz w:val="24"/>
                <w:szCs w:val="24"/>
                <w:lang w:val="en-US"/>
              </w:rPr>
              <w:lastRenderedPageBreak/>
              <w:t>Oscar to reengage with education</w:t>
            </w:r>
          </w:p>
        </w:tc>
        <w:tc>
          <w:tcPr>
            <w:tcW w:w="3240" w:type="dxa"/>
          </w:tcPr>
          <w:p w14:paraId="22089FD1" w14:textId="17865D7F" w:rsidR="00D66554" w:rsidRPr="00ED5387" w:rsidRDefault="00E07A84" w:rsidP="00ED5387">
            <w:pPr>
              <w:spacing w:after="0" w:line="240" w:lineRule="auto"/>
              <w:rPr>
                <w:rFonts w:ascii="Calibri" w:eastAsia="Times New Roman" w:hAnsi="Calibri" w:cs="Times New Roman"/>
                <w:sz w:val="24"/>
                <w:szCs w:val="24"/>
                <w:lang w:val="en-US"/>
              </w:rPr>
            </w:pPr>
            <w:r>
              <w:rPr>
                <w:rFonts w:ascii="Calibri" w:eastAsia="Times New Roman" w:hAnsi="Calibri" w:cs="Times New Roman"/>
                <w:sz w:val="24"/>
                <w:szCs w:val="24"/>
                <w:lang w:val="en-US"/>
              </w:rPr>
              <w:t>1 day per week offsite education</w:t>
            </w:r>
          </w:p>
        </w:tc>
        <w:tc>
          <w:tcPr>
            <w:tcW w:w="2340" w:type="dxa"/>
          </w:tcPr>
          <w:p w14:paraId="3FE7E6E6" w14:textId="76C84F3C" w:rsidR="00D66554" w:rsidRPr="00ED5387" w:rsidRDefault="00E07A84" w:rsidP="00ED5387">
            <w:pPr>
              <w:spacing w:after="0" w:line="240" w:lineRule="auto"/>
              <w:rPr>
                <w:rFonts w:ascii="Calibri" w:eastAsia="Times New Roman" w:hAnsi="Calibri" w:cs="Times New Roman"/>
                <w:sz w:val="24"/>
                <w:szCs w:val="24"/>
                <w:lang w:val="en-US"/>
              </w:rPr>
            </w:pPr>
            <w:r>
              <w:rPr>
                <w:rFonts w:ascii="Calibri" w:eastAsia="Times New Roman" w:hAnsi="Calibri" w:cs="Times New Roman"/>
                <w:sz w:val="24"/>
                <w:szCs w:val="24"/>
                <w:lang w:val="en-US"/>
              </w:rPr>
              <w:t>£155</w:t>
            </w:r>
            <w:r w:rsidR="00924DAD">
              <w:rPr>
                <w:rFonts w:ascii="Calibri" w:eastAsia="Times New Roman" w:hAnsi="Calibri" w:cs="Times New Roman"/>
                <w:sz w:val="24"/>
                <w:szCs w:val="24"/>
                <w:lang w:val="en-US"/>
              </w:rPr>
              <w:t xml:space="preserve"> x 39= £6045</w:t>
            </w:r>
          </w:p>
        </w:tc>
        <w:tc>
          <w:tcPr>
            <w:tcW w:w="3420" w:type="dxa"/>
          </w:tcPr>
          <w:p w14:paraId="3E91D474" w14:textId="3E88CD3F" w:rsidR="00D66554" w:rsidRPr="00ED5387" w:rsidRDefault="00315338" w:rsidP="00ED5387">
            <w:pPr>
              <w:spacing w:after="0" w:line="240" w:lineRule="auto"/>
              <w:rPr>
                <w:rFonts w:ascii="Calibri" w:eastAsia="Times New Roman" w:hAnsi="Calibri" w:cs="Times New Roman"/>
                <w:sz w:val="24"/>
                <w:szCs w:val="24"/>
                <w:lang w:val="en-US"/>
              </w:rPr>
            </w:pPr>
            <w:r>
              <w:rPr>
                <w:rFonts w:ascii="Calibri" w:eastAsia="Times New Roman" w:hAnsi="Calibri" w:cs="Times New Roman"/>
                <w:sz w:val="24"/>
                <w:szCs w:val="24"/>
                <w:lang w:val="en-US"/>
              </w:rPr>
              <w:t>Oscar is yet to engage with this.</w:t>
            </w:r>
          </w:p>
        </w:tc>
      </w:tr>
      <w:tr w:rsidR="00ED5387" w:rsidRPr="00ED5387" w14:paraId="1C1F361D" w14:textId="77777777" w:rsidTr="001E3FB2">
        <w:trPr>
          <w:trHeight w:val="755"/>
        </w:trPr>
        <w:tc>
          <w:tcPr>
            <w:tcW w:w="2340" w:type="dxa"/>
          </w:tcPr>
          <w:p w14:paraId="426AEFBD" w14:textId="77777777" w:rsidR="00ED5387" w:rsidRPr="00ED5387" w:rsidRDefault="00ED5387" w:rsidP="00ED5387">
            <w:pPr>
              <w:spacing w:after="0" w:line="240" w:lineRule="auto"/>
              <w:rPr>
                <w:rFonts w:ascii="Calibri" w:eastAsia="Times New Roman" w:hAnsi="Calibri" w:cs="Times New Roman"/>
                <w:sz w:val="24"/>
                <w:szCs w:val="24"/>
                <w:lang w:val="en-US"/>
              </w:rPr>
            </w:pPr>
          </w:p>
        </w:tc>
        <w:tc>
          <w:tcPr>
            <w:tcW w:w="3060" w:type="dxa"/>
          </w:tcPr>
          <w:p w14:paraId="1B7C0532" w14:textId="77777777" w:rsidR="00ED5387" w:rsidRPr="00ED5387" w:rsidRDefault="00ED5387" w:rsidP="00ED5387">
            <w:pPr>
              <w:spacing w:after="0" w:line="240" w:lineRule="auto"/>
              <w:rPr>
                <w:rFonts w:ascii="Calibri" w:eastAsia="Times New Roman" w:hAnsi="Calibri" w:cs="Times New Roman"/>
                <w:sz w:val="24"/>
                <w:szCs w:val="24"/>
                <w:lang w:val="en-US"/>
              </w:rPr>
            </w:pPr>
          </w:p>
        </w:tc>
        <w:tc>
          <w:tcPr>
            <w:tcW w:w="3240" w:type="dxa"/>
          </w:tcPr>
          <w:p w14:paraId="7FE01957" w14:textId="77777777" w:rsidR="00ED5387" w:rsidRPr="00ED5387" w:rsidRDefault="00ED5387" w:rsidP="00ED5387">
            <w:pPr>
              <w:spacing w:after="0" w:line="240" w:lineRule="auto"/>
              <w:rPr>
                <w:rFonts w:ascii="Calibri" w:eastAsia="Times New Roman" w:hAnsi="Calibri" w:cs="Times New Roman"/>
                <w:sz w:val="24"/>
                <w:szCs w:val="24"/>
                <w:lang w:val="en-US"/>
              </w:rPr>
            </w:pPr>
          </w:p>
        </w:tc>
        <w:tc>
          <w:tcPr>
            <w:tcW w:w="2340" w:type="dxa"/>
          </w:tcPr>
          <w:p w14:paraId="6FF75BB3" w14:textId="77777777" w:rsidR="00ED5387" w:rsidRDefault="00342B1A" w:rsidP="00ED5387">
            <w:pPr>
              <w:spacing w:after="0" w:line="240" w:lineRule="auto"/>
              <w:rPr>
                <w:rFonts w:ascii="Calibri" w:eastAsia="Times New Roman" w:hAnsi="Calibri" w:cs="Times New Roman"/>
                <w:b/>
                <w:sz w:val="24"/>
                <w:szCs w:val="24"/>
                <w:lang w:val="en-US"/>
              </w:rPr>
            </w:pPr>
            <w:r w:rsidRPr="002C44C5">
              <w:rPr>
                <w:rFonts w:ascii="Calibri" w:eastAsia="Times New Roman" w:hAnsi="Calibri" w:cs="Times New Roman"/>
                <w:b/>
                <w:sz w:val="24"/>
                <w:szCs w:val="24"/>
                <w:lang w:val="en-US"/>
              </w:rPr>
              <w:t>Total Cost</w:t>
            </w:r>
          </w:p>
          <w:p w14:paraId="53391810" w14:textId="07F67EC0" w:rsidR="00D15E97" w:rsidRPr="002C44C5" w:rsidRDefault="00D15E97" w:rsidP="00ED5387">
            <w:pPr>
              <w:spacing w:after="0" w:line="240" w:lineRule="auto"/>
              <w:rPr>
                <w:rFonts w:ascii="Calibri" w:eastAsia="Times New Roman" w:hAnsi="Calibri" w:cs="Times New Roman"/>
                <w:b/>
                <w:sz w:val="24"/>
                <w:szCs w:val="24"/>
                <w:lang w:val="en-US"/>
              </w:rPr>
            </w:pPr>
            <w:r>
              <w:rPr>
                <w:rFonts w:ascii="Calibri" w:eastAsia="Times New Roman" w:hAnsi="Calibri" w:cs="Times New Roman"/>
                <w:b/>
                <w:sz w:val="24"/>
                <w:szCs w:val="24"/>
                <w:lang w:val="en-US"/>
              </w:rPr>
              <w:t>£13006.50</w:t>
            </w:r>
          </w:p>
        </w:tc>
        <w:tc>
          <w:tcPr>
            <w:tcW w:w="3420" w:type="dxa"/>
          </w:tcPr>
          <w:p w14:paraId="505D0896" w14:textId="77777777" w:rsidR="00ED5387" w:rsidRPr="00ED5387" w:rsidRDefault="00ED5387" w:rsidP="00ED5387">
            <w:pPr>
              <w:spacing w:after="0" w:line="240" w:lineRule="auto"/>
              <w:rPr>
                <w:rFonts w:ascii="Calibri" w:eastAsia="Times New Roman" w:hAnsi="Calibri" w:cs="Times New Roman"/>
                <w:sz w:val="24"/>
                <w:szCs w:val="24"/>
                <w:lang w:val="en-US"/>
              </w:rPr>
            </w:pPr>
          </w:p>
        </w:tc>
      </w:tr>
    </w:tbl>
    <w:p w14:paraId="746BC548" w14:textId="77777777" w:rsidR="00ED5387" w:rsidRPr="00ED5387" w:rsidRDefault="00ED5387" w:rsidP="00ED5387">
      <w:pPr>
        <w:spacing w:after="0" w:line="240" w:lineRule="auto"/>
        <w:ind w:left="-540"/>
        <w:rPr>
          <w:rFonts w:ascii="Calibri" w:eastAsia="Times New Roman" w:hAnsi="Calibri" w:cs="Times New Roman"/>
          <w:sz w:val="24"/>
          <w:szCs w:val="24"/>
          <w:lang w:val="en-US"/>
        </w:rPr>
      </w:pPr>
    </w:p>
    <w:tbl>
      <w:tblPr>
        <w:tblW w:w="14400" w:type="dxa"/>
        <w:tblInd w:w="-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400"/>
      </w:tblGrid>
      <w:tr w:rsidR="00ED5387" w:rsidRPr="00ED5387" w14:paraId="6E3CD094" w14:textId="77777777" w:rsidTr="001E3FB2">
        <w:trPr>
          <w:trHeight w:val="1600"/>
        </w:trPr>
        <w:tc>
          <w:tcPr>
            <w:tcW w:w="14400" w:type="dxa"/>
          </w:tcPr>
          <w:p w14:paraId="4F960A04" w14:textId="77777777" w:rsidR="00ED5387" w:rsidRDefault="00ED5387" w:rsidP="00ED5387">
            <w:pPr>
              <w:spacing w:after="0" w:line="240" w:lineRule="auto"/>
              <w:rPr>
                <w:rFonts w:ascii="Calibri" w:eastAsia="Times New Roman" w:hAnsi="Calibri" w:cs="Times New Roman"/>
                <w:sz w:val="24"/>
                <w:szCs w:val="24"/>
                <w:lang w:val="en-US"/>
              </w:rPr>
            </w:pPr>
            <w:r w:rsidRPr="00ED5387">
              <w:rPr>
                <w:rFonts w:ascii="Calibri" w:eastAsia="Times New Roman" w:hAnsi="Calibri" w:cs="Times New Roman"/>
                <w:sz w:val="24"/>
                <w:szCs w:val="24"/>
                <w:lang w:val="en-US"/>
              </w:rPr>
              <w:t xml:space="preserve">General comments about the success of this provision map and factors to be </w:t>
            </w:r>
            <w:proofErr w:type="gramStart"/>
            <w:r w:rsidRPr="00ED5387">
              <w:rPr>
                <w:rFonts w:ascii="Calibri" w:eastAsia="Times New Roman" w:hAnsi="Calibri" w:cs="Times New Roman"/>
                <w:sz w:val="24"/>
                <w:szCs w:val="24"/>
                <w:lang w:val="en-US"/>
              </w:rPr>
              <w:t>taken into account</w:t>
            </w:r>
            <w:proofErr w:type="gramEnd"/>
            <w:r w:rsidRPr="00ED5387">
              <w:rPr>
                <w:rFonts w:ascii="Calibri" w:eastAsia="Times New Roman" w:hAnsi="Calibri" w:cs="Times New Roman"/>
                <w:sz w:val="24"/>
                <w:szCs w:val="24"/>
                <w:lang w:val="en-US"/>
              </w:rPr>
              <w:t xml:space="preserve"> when planning future provision.</w:t>
            </w:r>
          </w:p>
          <w:p w14:paraId="657C57AF" w14:textId="0DBD9C20" w:rsidR="00442995" w:rsidRPr="00ED5387" w:rsidRDefault="00442995" w:rsidP="00ED5387">
            <w:pPr>
              <w:spacing w:after="0" w:line="240" w:lineRule="auto"/>
              <w:rPr>
                <w:rFonts w:ascii="Calibri" w:eastAsia="Times New Roman" w:hAnsi="Calibri" w:cs="Times New Roman"/>
                <w:sz w:val="24"/>
                <w:szCs w:val="24"/>
                <w:lang w:val="en-US"/>
              </w:rPr>
            </w:pPr>
            <w:r>
              <w:rPr>
                <w:rFonts w:ascii="Calibri" w:eastAsia="Times New Roman" w:hAnsi="Calibri" w:cs="Times New Roman"/>
                <w:sz w:val="24"/>
                <w:szCs w:val="24"/>
                <w:lang w:val="en-US"/>
              </w:rPr>
              <w:t xml:space="preserve">Oscar has struggled in mainstream education for a long period of </w:t>
            </w:r>
            <w:proofErr w:type="gramStart"/>
            <w:r>
              <w:rPr>
                <w:rFonts w:ascii="Calibri" w:eastAsia="Times New Roman" w:hAnsi="Calibri" w:cs="Times New Roman"/>
                <w:sz w:val="24"/>
                <w:szCs w:val="24"/>
                <w:lang w:val="en-US"/>
              </w:rPr>
              <w:t>time,</w:t>
            </w:r>
            <w:proofErr w:type="gramEnd"/>
            <w:r>
              <w:rPr>
                <w:rFonts w:ascii="Calibri" w:eastAsia="Times New Roman" w:hAnsi="Calibri" w:cs="Times New Roman"/>
                <w:sz w:val="24"/>
                <w:szCs w:val="24"/>
                <w:lang w:val="en-US"/>
              </w:rPr>
              <w:t xml:space="preserve"> this has </w:t>
            </w:r>
            <w:r w:rsidR="00CF0AF2">
              <w:rPr>
                <w:rFonts w:ascii="Calibri" w:eastAsia="Times New Roman" w:hAnsi="Calibri" w:cs="Times New Roman"/>
                <w:sz w:val="24"/>
                <w:szCs w:val="24"/>
                <w:lang w:val="en-US"/>
              </w:rPr>
              <w:t xml:space="preserve">resulted in him </w:t>
            </w:r>
            <w:r w:rsidR="00F56292">
              <w:rPr>
                <w:rFonts w:ascii="Calibri" w:eastAsia="Times New Roman" w:hAnsi="Calibri" w:cs="Times New Roman"/>
                <w:sz w:val="24"/>
                <w:szCs w:val="24"/>
                <w:lang w:val="en-US"/>
              </w:rPr>
              <w:t>having a lot of anxiety about school and refusing to attend. He needs support to help him back into the classroom</w:t>
            </w:r>
            <w:r w:rsidR="00D66554">
              <w:rPr>
                <w:rFonts w:ascii="Calibri" w:eastAsia="Times New Roman" w:hAnsi="Calibri" w:cs="Times New Roman"/>
                <w:sz w:val="24"/>
                <w:szCs w:val="24"/>
                <w:lang w:val="en-US"/>
              </w:rPr>
              <w:t xml:space="preserve"> to access his learning successfully.</w:t>
            </w:r>
          </w:p>
        </w:tc>
      </w:tr>
    </w:tbl>
    <w:p w14:paraId="2E1AAF35" w14:textId="77777777" w:rsidR="0060001A" w:rsidRPr="0060001A" w:rsidRDefault="0060001A" w:rsidP="0060001A">
      <w:pPr>
        <w:spacing w:after="0" w:line="240" w:lineRule="auto"/>
        <w:rPr>
          <w:rFonts w:ascii="Arial" w:eastAsia="Times New Roman" w:hAnsi="Arial" w:cs="Times New Roman"/>
          <w:b/>
          <w:sz w:val="20"/>
          <w:szCs w:val="20"/>
          <w:lang w:val="en-US"/>
        </w:rPr>
      </w:pPr>
      <w:r w:rsidRPr="0060001A">
        <w:rPr>
          <w:rFonts w:ascii="Arial" w:eastAsia="Times New Roman" w:hAnsi="Arial" w:cs="Times New Roman"/>
          <w:sz w:val="20"/>
          <w:szCs w:val="20"/>
          <w:lang w:val="en-US"/>
        </w:rPr>
        <w:tab/>
      </w:r>
    </w:p>
    <w:p w14:paraId="50C05E64" w14:textId="77777777" w:rsidR="0060001A" w:rsidRDefault="0060001A"/>
    <w:p w14:paraId="7EF20FDF" w14:textId="77777777" w:rsidR="00553144" w:rsidRDefault="00553144" w:rsidP="00DD4B1E">
      <w:pPr>
        <w:pStyle w:val="NoSpacing"/>
        <w:rPr>
          <w:rFonts w:ascii="Arial" w:hAnsi="Arial" w:cs="Arial"/>
          <w:b/>
          <w:sz w:val="20"/>
          <w:szCs w:val="20"/>
          <w:lang w:eastAsia="en-GB"/>
        </w:rPr>
      </w:pPr>
    </w:p>
    <w:p w14:paraId="2757CD48" w14:textId="77777777" w:rsidR="002C44C5" w:rsidRDefault="002C44C5" w:rsidP="00DD4B1E">
      <w:pPr>
        <w:pStyle w:val="NoSpacing"/>
        <w:rPr>
          <w:rFonts w:ascii="Arial" w:hAnsi="Arial" w:cs="Arial"/>
          <w:b/>
          <w:sz w:val="20"/>
          <w:szCs w:val="20"/>
          <w:lang w:eastAsia="en-GB"/>
        </w:rPr>
      </w:pPr>
    </w:p>
    <w:p w14:paraId="6E6B12F4" w14:textId="77777777" w:rsidR="00DD4B1E" w:rsidRDefault="00317170" w:rsidP="00DD4B1E">
      <w:pPr>
        <w:pStyle w:val="NoSpacing"/>
        <w:rPr>
          <w:rFonts w:ascii="Arial" w:hAnsi="Arial" w:cs="Arial"/>
          <w:b/>
          <w:sz w:val="20"/>
          <w:szCs w:val="20"/>
          <w:lang w:eastAsia="en-GB"/>
        </w:rPr>
      </w:pPr>
      <w:r>
        <w:rPr>
          <w:rFonts w:ascii="Arial" w:hAnsi="Arial" w:cs="Arial"/>
          <w:b/>
          <w:sz w:val="20"/>
          <w:szCs w:val="20"/>
          <w:lang w:eastAsia="en-GB"/>
        </w:rPr>
        <w:t>Referrer</w:t>
      </w:r>
    </w:p>
    <w:p w14:paraId="1CC305A4" w14:textId="77777777" w:rsidR="00317170" w:rsidRDefault="00317170" w:rsidP="00DD4B1E">
      <w:pPr>
        <w:pStyle w:val="NoSpacing"/>
        <w:rPr>
          <w:rFonts w:ascii="Arial" w:hAnsi="Arial" w:cs="Arial"/>
          <w:sz w:val="20"/>
          <w:szCs w:val="20"/>
          <w:lang w:eastAsia="en-GB"/>
        </w:rPr>
      </w:pPr>
      <w:r w:rsidRPr="00317170">
        <w:rPr>
          <w:rFonts w:ascii="Arial" w:hAnsi="Arial" w:cs="Arial"/>
          <w:sz w:val="20"/>
          <w:szCs w:val="20"/>
          <w:lang w:eastAsia="en-GB"/>
        </w:rPr>
        <w:t>I have completed this form with th</w:t>
      </w:r>
      <w:r w:rsidR="002663E2">
        <w:rPr>
          <w:rFonts w:ascii="Arial" w:hAnsi="Arial" w:cs="Arial"/>
          <w:sz w:val="20"/>
          <w:szCs w:val="20"/>
          <w:lang w:eastAsia="en-GB"/>
        </w:rPr>
        <w:t>e most current information held,</w:t>
      </w:r>
      <w:r w:rsidRPr="00317170">
        <w:rPr>
          <w:rFonts w:ascii="Arial" w:hAnsi="Arial" w:cs="Arial"/>
          <w:sz w:val="20"/>
          <w:szCs w:val="20"/>
          <w:lang w:eastAsia="en-GB"/>
        </w:rPr>
        <w:t xml:space="preserve"> I have discussed it in full </w:t>
      </w:r>
      <w:proofErr w:type="gramStart"/>
      <w:r w:rsidRPr="00317170">
        <w:rPr>
          <w:rFonts w:ascii="Arial" w:hAnsi="Arial" w:cs="Arial"/>
          <w:sz w:val="20"/>
          <w:szCs w:val="20"/>
          <w:lang w:eastAsia="en-GB"/>
        </w:rPr>
        <w:t>with</w:t>
      </w:r>
      <w:proofErr w:type="gramEnd"/>
      <w:r w:rsidRPr="00317170">
        <w:rPr>
          <w:rFonts w:ascii="Arial" w:hAnsi="Arial" w:cs="Arial"/>
          <w:sz w:val="20"/>
          <w:szCs w:val="20"/>
          <w:lang w:eastAsia="en-GB"/>
        </w:rPr>
        <w:t xml:space="preserve"> the family and </w:t>
      </w:r>
      <w:r w:rsidR="00E82458">
        <w:rPr>
          <w:rFonts w:ascii="Arial" w:hAnsi="Arial" w:cs="Arial"/>
          <w:sz w:val="20"/>
          <w:szCs w:val="20"/>
          <w:lang w:eastAsia="en-GB"/>
        </w:rPr>
        <w:t>child/y</w:t>
      </w:r>
      <w:r>
        <w:rPr>
          <w:rFonts w:ascii="Arial" w:hAnsi="Arial" w:cs="Arial"/>
          <w:sz w:val="20"/>
          <w:szCs w:val="20"/>
          <w:lang w:eastAsia="en-GB"/>
        </w:rPr>
        <w:t>oung person</w:t>
      </w:r>
      <w:r w:rsidRPr="00317170">
        <w:rPr>
          <w:rFonts w:ascii="Arial" w:hAnsi="Arial" w:cs="Arial"/>
          <w:sz w:val="20"/>
          <w:szCs w:val="20"/>
          <w:lang w:eastAsia="en-GB"/>
        </w:rPr>
        <w:t xml:space="preserve"> appropriate</w:t>
      </w:r>
      <w:r>
        <w:rPr>
          <w:rFonts w:ascii="Arial" w:hAnsi="Arial" w:cs="Arial"/>
          <w:sz w:val="20"/>
          <w:szCs w:val="20"/>
          <w:lang w:eastAsia="en-GB"/>
        </w:rPr>
        <w:t>ly</w:t>
      </w:r>
      <w:r w:rsidRPr="00317170">
        <w:rPr>
          <w:rFonts w:ascii="Arial" w:hAnsi="Arial" w:cs="Arial"/>
          <w:sz w:val="20"/>
          <w:szCs w:val="20"/>
          <w:lang w:eastAsia="en-GB"/>
        </w:rPr>
        <w:t xml:space="preserve"> and provided a copy of the assessment pack to the family.</w:t>
      </w:r>
    </w:p>
    <w:p w14:paraId="00BC26BE" w14:textId="77777777" w:rsidR="00317170" w:rsidRPr="00317170" w:rsidRDefault="00317170" w:rsidP="00DD4B1E">
      <w:pPr>
        <w:pStyle w:val="NoSpacing"/>
        <w:rPr>
          <w:rFonts w:ascii="Arial" w:hAnsi="Arial" w:cs="Arial"/>
          <w:sz w:val="20"/>
          <w:szCs w:val="20"/>
          <w:lang w:eastAsia="en-GB"/>
        </w:rPr>
      </w:pPr>
    </w:p>
    <w:tbl>
      <w:tblPr>
        <w:tblStyle w:val="TableGrid1"/>
        <w:tblW w:w="0" w:type="auto"/>
        <w:tblLook w:val="01E0" w:firstRow="1" w:lastRow="1" w:firstColumn="1" w:lastColumn="1" w:noHBand="0" w:noVBand="0"/>
      </w:tblPr>
      <w:tblGrid>
        <w:gridCol w:w="2235"/>
        <w:gridCol w:w="3535"/>
        <w:gridCol w:w="1142"/>
        <w:gridCol w:w="3686"/>
      </w:tblGrid>
      <w:tr w:rsidR="00DD4B1E" w:rsidRPr="00DD4B1E" w14:paraId="6B0FE4C5" w14:textId="77777777" w:rsidTr="00DD4B1E">
        <w:trPr>
          <w:trHeight w:val="378"/>
        </w:trPr>
        <w:tc>
          <w:tcPr>
            <w:tcW w:w="2235" w:type="dxa"/>
            <w:vAlign w:val="center"/>
          </w:tcPr>
          <w:p w14:paraId="4D270969" w14:textId="77777777" w:rsidR="00DD4B1E" w:rsidRPr="00DD4B1E" w:rsidRDefault="00DD4B1E" w:rsidP="00DD4B1E">
            <w:pPr>
              <w:pStyle w:val="NoSpacing"/>
              <w:rPr>
                <w:rFonts w:ascii="Arial" w:hAnsi="Arial" w:cs="Arial"/>
              </w:rPr>
            </w:pPr>
            <w:r w:rsidRPr="00DD4B1E">
              <w:rPr>
                <w:rFonts w:ascii="Arial" w:hAnsi="Arial" w:cs="Arial"/>
              </w:rPr>
              <w:t>Name of Referrer</w:t>
            </w:r>
          </w:p>
        </w:tc>
        <w:tc>
          <w:tcPr>
            <w:tcW w:w="3535" w:type="dxa"/>
            <w:vAlign w:val="center"/>
          </w:tcPr>
          <w:p w14:paraId="6DA0D86F" w14:textId="5ADD229C" w:rsidR="00DD4B1E" w:rsidRPr="00DD4B1E" w:rsidRDefault="00AC5200" w:rsidP="00DD4B1E">
            <w:pPr>
              <w:pStyle w:val="NoSpacing"/>
              <w:rPr>
                <w:rFonts w:ascii="Arial" w:hAnsi="Arial" w:cs="Arial"/>
              </w:rPr>
            </w:pPr>
            <w:r>
              <w:rPr>
                <w:rFonts w:ascii="Arial" w:hAnsi="Arial" w:cs="Arial"/>
              </w:rPr>
              <w:t>Penny Mercer</w:t>
            </w:r>
          </w:p>
        </w:tc>
        <w:tc>
          <w:tcPr>
            <w:tcW w:w="1142" w:type="dxa"/>
            <w:vAlign w:val="center"/>
          </w:tcPr>
          <w:p w14:paraId="4E9C1714" w14:textId="77777777" w:rsidR="00DD4B1E" w:rsidRPr="00DD4B1E" w:rsidRDefault="00DD4B1E" w:rsidP="00DD4B1E">
            <w:pPr>
              <w:pStyle w:val="NoSpacing"/>
              <w:rPr>
                <w:rFonts w:ascii="Arial" w:hAnsi="Arial" w:cs="Arial"/>
              </w:rPr>
            </w:pPr>
            <w:r w:rsidRPr="00DD4B1E">
              <w:rPr>
                <w:rFonts w:ascii="Arial" w:hAnsi="Arial" w:cs="Arial"/>
              </w:rPr>
              <w:t>Agency</w:t>
            </w:r>
          </w:p>
        </w:tc>
        <w:tc>
          <w:tcPr>
            <w:tcW w:w="3686" w:type="dxa"/>
            <w:vAlign w:val="center"/>
          </w:tcPr>
          <w:p w14:paraId="552E44BD" w14:textId="48975FB0" w:rsidR="00DD4B1E" w:rsidRPr="00DD4B1E" w:rsidRDefault="00AC5200" w:rsidP="00DD4B1E">
            <w:pPr>
              <w:pStyle w:val="NoSpacing"/>
              <w:rPr>
                <w:rFonts w:ascii="Arial" w:hAnsi="Arial" w:cs="Arial"/>
              </w:rPr>
            </w:pPr>
            <w:r>
              <w:rPr>
                <w:rFonts w:ascii="Arial" w:hAnsi="Arial" w:cs="Arial"/>
              </w:rPr>
              <w:t>TAPA</w:t>
            </w:r>
          </w:p>
        </w:tc>
      </w:tr>
      <w:tr w:rsidR="00DD4B1E" w:rsidRPr="00DD4B1E" w14:paraId="5CFE0160" w14:textId="77777777" w:rsidTr="00DD4B1E">
        <w:trPr>
          <w:trHeight w:val="379"/>
        </w:trPr>
        <w:tc>
          <w:tcPr>
            <w:tcW w:w="2235" w:type="dxa"/>
            <w:vAlign w:val="center"/>
          </w:tcPr>
          <w:p w14:paraId="5BC838CD" w14:textId="77777777" w:rsidR="00DD4B1E" w:rsidRPr="00DD4B1E" w:rsidRDefault="00DD4B1E" w:rsidP="00DD4B1E">
            <w:pPr>
              <w:pStyle w:val="NoSpacing"/>
              <w:rPr>
                <w:rFonts w:ascii="Arial" w:hAnsi="Arial" w:cs="Arial"/>
              </w:rPr>
            </w:pPr>
            <w:r w:rsidRPr="00DD4B1E">
              <w:rPr>
                <w:rFonts w:ascii="Arial" w:hAnsi="Arial" w:cs="Arial"/>
              </w:rPr>
              <w:t>Position</w:t>
            </w:r>
          </w:p>
        </w:tc>
        <w:tc>
          <w:tcPr>
            <w:tcW w:w="3535" w:type="dxa"/>
            <w:vAlign w:val="center"/>
          </w:tcPr>
          <w:p w14:paraId="2B37E538" w14:textId="35381553" w:rsidR="00DD4B1E" w:rsidRPr="00DD4B1E" w:rsidRDefault="00AC5200" w:rsidP="00DD4B1E">
            <w:pPr>
              <w:pStyle w:val="NoSpacing"/>
              <w:rPr>
                <w:rFonts w:ascii="Arial" w:hAnsi="Arial" w:cs="Arial"/>
              </w:rPr>
            </w:pPr>
            <w:r>
              <w:rPr>
                <w:rFonts w:ascii="Arial" w:hAnsi="Arial" w:cs="Arial"/>
              </w:rPr>
              <w:t>Assistant SENDCo</w:t>
            </w:r>
          </w:p>
        </w:tc>
        <w:tc>
          <w:tcPr>
            <w:tcW w:w="1142" w:type="dxa"/>
            <w:vAlign w:val="center"/>
          </w:tcPr>
          <w:p w14:paraId="1A615988" w14:textId="77777777" w:rsidR="00DD4B1E" w:rsidRPr="00DD4B1E" w:rsidRDefault="00DD4B1E" w:rsidP="00DD4B1E">
            <w:pPr>
              <w:pStyle w:val="NoSpacing"/>
              <w:rPr>
                <w:rFonts w:ascii="Arial" w:hAnsi="Arial" w:cs="Arial"/>
              </w:rPr>
            </w:pPr>
            <w:r w:rsidRPr="00DD4B1E">
              <w:rPr>
                <w:rFonts w:ascii="Arial" w:hAnsi="Arial" w:cs="Arial"/>
              </w:rPr>
              <w:t>Date</w:t>
            </w:r>
          </w:p>
        </w:tc>
        <w:tc>
          <w:tcPr>
            <w:tcW w:w="3686" w:type="dxa"/>
            <w:vAlign w:val="center"/>
          </w:tcPr>
          <w:p w14:paraId="23B47520" w14:textId="73618D93" w:rsidR="00DD4B1E" w:rsidRPr="00DD4B1E" w:rsidRDefault="00D30351" w:rsidP="00DD4B1E">
            <w:pPr>
              <w:pStyle w:val="NoSpacing"/>
              <w:rPr>
                <w:rFonts w:ascii="Arial" w:hAnsi="Arial" w:cs="Arial"/>
              </w:rPr>
            </w:pPr>
            <w:r>
              <w:rPr>
                <w:rFonts w:ascii="Arial" w:hAnsi="Arial" w:cs="Arial"/>
              </w:rPr>
              <w:t>28/06/2026</w:t>
            </w:r>
          </w:p>
        </w:tc>
      </w:tr>
      <w:tr w:rsidR="00DD4B1E" w:rsidRPr="00DD4B1E" w14:paraId="1CB6DF8F" w14:textId="77777777" w:rsidTr="00DD4B1E">
        <w:trPr>
          <w:trHeight w:val="379"/>
        </w:trPr>
        <w:tc>
          <w:tcPr>
            <w:tcW w:w="2235" w:type="dxa"/>
            <w:vAlign w:val="center"/>
          </w:tcPr>
          <w:p w14:paraId="178794EC" w14:textId="77777777" w:rsidR="00DD4B1E" w:rsidRPr="00DD4B1E" w:rsidRDefault="00DD4B1E" w:rsidP="00DD4B1E">
            <w:pPr>
              <w:pStyle w:val="NoSpacing"/>
              <w:rPr>
                <w:rFonts w:ascii="Arial" w:hAnsi="Arial" w:cs="Arial"/>
              </w:rPr>
            </w:pPr>
            <w:r w:rsidRPr="00DD4B1E">
              <w:rPr>
                <w:rFonts w:ascii="Arial" w:hAnsi="Arial" w:cs="Arial"/>
              </w:rPr>
              <w:t xml:space="preserve">Signature </w:t>
            </w:r>
          </w:p>
        </w:tc>
        <w:tc>
          <w:tcPr>
            <w:tcW w:w="8363" w:type="dxa"/>
            <w:gridSpan w:val="3"/>
            <w:vAlign w:val="center"/>
          </w:tcPr>
          <w:p w14:paraId="4768DB6E" w14:textId="7B4A771A" w:rsidR="00DD4B1E" w:rsidRPr="00D30351" w:rsidRDefault="00D30351" w:rsidP="00DD4B1E">
            <w:pPr>
              <w:pStyle w:val="NoSpacing"/>
              <w:rPr>
                <w:rFonts w:ascii="Blackadder ITC" w:hAnsi="Blackadder ITC" w:cs="Arial"/>
                <w:sz w:val="28"/>
                <w:szCs w:val="28"/>
              </w:rPr>
            </w:pPr>
            <w:r w:rsidRPr="00D30351">
              <w:rPr>
                <w:rFonts w:ascii="Blackadder ITC" w:hAnsi="Blackadder ITC" w:cs="Arial"/>
                <w:sz w:val="28"/>
                <w:szCs w:val="28"/>
              </w:rPr>
              <w:t>P Mercer</w:t>
            </w:r>
          </w:p>
        </w:tc>
      </w:tr>
    </w:tbl>
    <w:p w14:paraId="2EAB2733" w14:textId="77777777" w:rsidR="00DD4B1E" w:rsidRDefault="00DD4B1E" w:rsidP="00DD4B1E">
      <w:pPr>
        <w:pStyle w:val="NoSpacing"/>
        <w:rPr>
          <w:rFonts w:ascii="Arial" w:eastAsia="Times New Roman" w:hAnsi="Arial" w:cs="Arial"/>
          <w:sz w:val="20"/>
          <w:szCs w:val="20"/>
          <w:lang w:eastAsia="en-GB"/>
        </w:rPr>
      </w:pPr>
    </w:p>
    <w:p w14:paraId="770B967B" w14:textId="77777777" w:rsidR="00317170" w:rsidRDefault="00317170" w:rsidP="00DD4B1E">
      <w:pPr>
        <w:pStyle w:val="NoSpacing"/>
        <w:rPr>
          <w:rFonts w:ascii="Arial" w:eastAsia="Times New Roman" w:hAnsi="Arial" w:cs="Arial"/>
          <w:b/>
          <w:sz w:val="20"/>
          <w:szCs w:val="20"/>
          <w:lang w:eastAsia="en-GB"/>
        </w:rPr>
      </w:pPr>
      <w:r>
        <w:rPr>
          <w:rFonts w:ascii="Arial" w:eastAsia="Times New Roman" w:hAnsi="Arial" w:cs="Arial"/>
          <w:b/>
          <w:sz w:val="20"/>
          <w:szCs w:val="20"/>
          <w:lang w:eastAsia="en-GB"/>
        </w:rPr>
        <w:t>Child/Young Person</w:t>
      </w:r>
    </w:p>
    <w:p w14:paraId="1298ED6A" w14:textId="77777777" w:rsidR="00317170" w:rsidRDefault="00317170" w:rsidP="00DD4B1E">
      <w:pPr>
        <w:pStyle w:val="NoSpacing"/>
        <w:rPr>
          <w:rFonts w:ascii="Arial" w:eastAsia="Times New Roman" w:hAnsi="Arial" w:cs="Arial"/>
          <w:sz w:val="20"/>
          <w:szCs w:val="20"/>
          <w:lang w:eastAsia="en-GB"/>
        </w:rPr>
      </w:pPr>
      <w:r>
        <w:rPr>
          <w:rFonts w:ascii="Arial" w:eastAsia="Times New Roman" w:hAnsi="Arial" w:cs="Arial"/>
          <w:sz w:val="20"/>
          <w:szCs w:val="20"/>
          <w:lang w:eastAsia="en-GB"/>
        </w:rPr>
        <w:t>I agree that this referral gives an accurate reflection of my needs and the help I think I need to be successful in school</w:t>
      </w:r>
    </w:p>
    <w:p w14:paraId="0FD8B162" w14:textId="77777777" w:rsidR="00317170" w:rsidRPr="00DD4B1E" w:rsidRDefault="00317170" w:rsidP="00317170">
      <w:pPr>
        <w:pStyle w:val="NoSpacing"/>
        <w:rPr>
          <w:rFonts w:ascii="Arial" w:eastAsia="Times New Roman" w:hAnsi="Arial" w:cs="Arial"/>
          <w:sz w:val="20"/>
          <w:szCs w:val="20"/>
          <w:lang w:eastAsia="en-GB"/>
        </w:rPr>
      </w:pPr>
    </w:p>
    <w:tbl>
      <w:tblPr>
        <w:tblStyle w:val="TableGrid1"/>
        <w:tblW w:w="0" w:type="auto"/>
        <w:tblLook w:val="01E0" w:firstRow="1" w:lastRow="1" w:firstColumn="1" w:lastColumn="1" w:noHBand="0" w:noVBand="0"/>
      </w:tblPr>
      <w:tblGrid>
        <w:gridCol w:w="2376"/>
        <w:gridCol w:w="3402"/>
        <w:gridCol w:w="1134"/>
        <w:gridCol w:w="3686"/>
      </w:tblGrid>
      <w:tr w:rsidR="00317170" w:rsidRPr="00DD4B1E" w14:paraId="21877850" w14:textId="77777777" w:rsidTr="00A4038C">
        <w:trPr>
          <w:trHeight w:val="378"/>
        </w:trPr>
        <w:tc>
          <w:tcPr>
            <w:tcW w:w="2376" w:type="dxa"/>
            <w:vAlign w:val="center"/>
          </w:tcPr>
          <w:p w14:paraId="0719C716" w14:textId="77777777" w:rsidR="00317170" w:rsidRPr="00DD4B1E" w:rsidRDefault="00317170" w:rsidP="00A4038C">
            <w:pPr>
              <w:pStyle w:val="NoSpacing"/>
              <w:rPr>
                <w:rFonts w:ascii="Arial" w:hAnsi="Arial" w:cs="Arial"/>
              </w:rPr>
            </w:pPr>
            <w:r w:rsidRPr="00DD4B1E">
              <w:rPr>
                <w:rFonts w:ascii="Arial" w:hAnsi="Arial" w:cs="Arial"/>
              </w:rPr>
              <w:t>Signature</w:t>
            </w:r>
          </w:p>
        </w:tc>
        <w:tc>
          <w:tcPr>
            <w:tcW w:w="3402" w:type="dxa"/>
            <w:vAlign w:val="center"/>
          </w:tcPr>
          <w:p w14:paraId="02F7393D" w14:textId="77777777" w:rsidR="00317170" w:rsidRPr="00DD4B1E" w:rsidRDefault="00317170" w:rsidP="00A4038C">
            <w:pPr>
              <w:pStyle w:val="NoSpacing"/>
              <w:rPr>
                <w:rFonts w:ascii="Arial" w:hAnsi="Arial" w:cs="Arial"/>
              </w:rPr>
            </w:pPr>
          </w:p>
        </w:tc>
        <w:tc>
          <w:tcPr>
            <w:tcW w:w="1134" w:type="dxa"/>
            <w:vAlign w:val="center"/>
          </w:tcPr>
          <w:p w14:paraId="615B8D02" w14:textId="77777777" w:rsidR="00317170" w:rsidRPr="00DD4B1E" w:rsidRDefault="00317170" w:rsidP="00A4038C">
            <w:pPr>
              <w:pStyle w:val="NoSpacing"/>
              <w:rPr>
                <w:rFonts w:ascii="Arial" w:hAnsi="Arial" w:cs="Arial"/>
              </w:rPr>
            </w:pPr>
            <w:r w:rsidRPr="00DD4B1E">
              <w:rPr>
                <w:rFonts w:ascii="Arial" w:hAnsi="Arial" w:cs="Arial"/>
              </w:rPr>
              <w:t>Date</w:t>
            </w:r>
          </w:p>
        </w:tc>
        <w:tc>
          <w:tcPr>
            <w:tcW w:w="3686" w:type="dxa"/>
            <w:vAlign w:val="center"/>
          </w:tcPr>
          <w:p w14:paraId="103D7A3F" w14:textId="77777777" w:rsidR="00317170" w:rsidRPr="00DD4B1E" w:rsidRDefault="00317170" w:rsidP="00A4038C">
            <w:pPr>
              <w:pStyle w:val="NoSpacing"/>
              <w:rPr>
                <w:rFonts w:ascii="Arial" w:hAnsi="Arial" w:cs="Arial"/>
              </w:rPr>
            </w:pPr>
          </w:p>
        </w:tc>
      </w:tr>
    </w:tbl>
    <w:p w14:paraId="651F5C18" w14:textId="77777777" w:rsidR="00317170" w:rsidRPr="00317170" w:rsidRDefault="00317170" w:rsidP="00DD4B1E">
      <w:pPr>
        <w:pStyle w:val="NoSpacing"/>
        <w:rPr>
          <w:rFonts w:ascii="Arial" w:eastAsia="Times New Roman" w:hAnsi="Arial" w:cs="Arial"/>
          <w:sz w:val="20"/>
          <w:szCs w:val="20"/>
          <w:lang w:eastAsia="en-GB"/>
        </w:rPr>
      </w:pPr>
    </w:p>
    <w:p w14:paraId="7F1CE60C" w14:textId="77777777" w:rsidR="00317170" w:rsidRDefault="00317170" w:rsidP="00DD4B1E">
      <w:pPr>
        <w:pStyle w:val="NoSpacing"/>
        <w:rPr>
          <w:rFonts w:ascii="Arial" w:eastAsia="Times New Roman" w:hAnsi="Arial" w:cs="Arial"/>
          <w:b/>
          <w:sz w:val="20"/>
          <w:szCs w:val="20"/>
          <w:lang w:eastAsia="en-GB"/>
        </w:rPr>
      </w:pPr>
    </w:p>
    <w:p w14:paraId="12B258B1" w14:textId="77777777" w:rsidR="00DD4B1E" w:rsidRDefault="00DD4B1E" w:rsidP="00DD4B1E">
      <w:pPr>
        <w:pStyle w:val="NoSpacing"/>
        <w:rPr>
          <w:rFonts w:ascii="Arial" w:eastAsia="Times New Roman" w:hAnsi="Arial" w:cs="Arial"/>
          <w:b/>
          <w:sz w:val="20"/>
          <w:szCs w:val="20"/>
          <w:lang w:eastAsia="en-GB"/>
        </w:rPr>
      </w:pPr>
      <w:r w:rsidRPr="00DD4B1E">
        <w:rPr>
          <w:rFonts w:ascii="Arial" w:eastAsia="Times New Roman" w:hAnsi="Arial" w:cs="Arial"/>
          <w:b/>
          <w:sz w:val="20"/>
          <w:szCs w:val="20"/>
          <w:lang w:eastAsia="en-GB"/>
        </w:rPr>
        <w:t xml:space="preserve">Parents/Carers </w:t>
      </w:r>
    </w:p>
    <w:p w14:paraId="5F013B5E" w14:textId="77777777" w:rsidR="00553144" w:rsidRDefault="00553144" w:rsidP="00DD4B1E">
      <w:pPr>
        <w:pStyle w:val="NoSpacing"/>
        <w:rPr>
          <w:rFonts w:ascii="Arial" w:eastAsia="Times New Roman" w:hAnsi="Arial" w:cs="Arial"/>
          <w:sz w:val="20"/>
          <w:szCs w:val="20"/>
          <w:lang w:eastAsia="en-GB"/>
        </w:rPr>
      </w:pPr>
      <w:r w:rsidRPr="00553144">
        <w:rPr>
          <w:rFonts w:ascii="Arial" w:eastAsia="Times New Roman" w:hAnsi="Arial" w:cs="Arial"/>
          <w:sz w:val="20"/>
          <w:szCs w:val="20"/>
          <w:lang w:eastAsia="en-GB"/>
        </w:rPr>
        <w:lastRenderedPageBreak/>
        <w:t>I am in support of this request for Statutory Assessment of Special Educational Needs</w:t>
      </w:r>
      <w:r>
        <w:rPr>
          <w:rFonts w:ascii="Arial" w:eastAsia="Times New Roman" w:hAnsi="Arial" w:cs="Arial"/>
          <w:sz w:val="20"/>
          <w:szCs w:val="20"/>
          <w:lang w:eastAsia="en-GB"/>
        </w:rPr>
        <w:t>, school has fully involved me in discussions and planning for my child, I have been provided with a copy of this referral and the supporting documents.</w:t>
      </w:r>
    </w:p>
    <w:p w14:paraId="4D4F6069" w14:textId="77777777" w:rsidR="00317170" w:rsidRPr="00553144" w:rsidRDefault="00317170" w:rsidP="00DD4B1E">
      <w:pPr>
        <w:pStyle w:val="NoSpacing"/>
        <w:rPr>
          <w:rFonts w:ascii="Arial" w:eastAsia="Times New Roman" w:hAnsi="Arial" w:cs="Arial"/>
          <w:sz w:val="20"/>
          <w:szCs w:val="20"/>
          <w:lang w:eastAsia="en-GB"/>
        </w:rPr>
      </w:pPr>
      <w:r>
        <w:rPr>
          <w:rFonts w:ascii="Arial" w:eastAsia="Times New Roman" w:hAnsi="Arial" w:cs="Arial"/>
          <w:sz w:val="20"/>
          <w:szCs w:val="20"/>
          <w:lang w:eastAsia="en-GB"/>
        </w:rPr>
        <w:t xml:space="preserve">In signing this </w:t>
      </w:r>
      <w:proofErr w:type="gramStart"/>
      <w:r>
        <w:rPr>
          <w:rFonts w:ascii="Arial" w:eastAsia="Times New Roman" w:hAnsi="Arial" w:cs="Arial"/>
          <w:sz w:val="20"/>
          <w:szCs w:val="20"/>
          <w:lang w:eastAsia="en-GB"/>
        </w:rPr>
        <w:t>form</w:t>
      </w:r>
      <w:proofErr w:type="gramEnd"/>
      <w:r>
        <w:rPr>
          <w:rFonts w:ascii="Arial" w:eastAsia="Times New Roman" w:hAnsi="Arial" w:cs="Arial"/>
          <w:sz w:val="20"/>
          <w:szCs w:val="20"/>
          <w:lang w:eastAsia="en-GB"/>
        </w:rPr>
        <w:t xml:space="preserve"> you are agreeing to information being gathered</w:t>
      </w:r>
      <w:r w:rsidR="002663E2">
        <w:rPr>
          <w:rFonts w:ascii="Arial" w:eastAsia="Times New Roman" w:hAnsi="Arial" w:cs="Arial"/>
          <w:sz w:val="20"/>
          <w:szCs w:val="20"/>
          <w:lang w:eastAsia="en-GB"/>
        </w:rPr>
        <w:t xml:space="preserve"> from and shared with</w:t>
      </w:r>
      <w:r>
        <w:rPr>
          <w:rFonts w:ascii="Arial" w:eastAsia="Times New Roman" w:hAnsi="Arial" w:cs="Arial"/>
          <w:sz w:val="20"/>
          <w:szCs w:val="20"/>
          <w:lang w:eastAsia="en-GB"/>
        </w:rPr>
        <w:t xml:space="preserve"> the agencies named, if you disag</w:t>
      </w:r>
      <w:r w:rsidR="002663E2">
        <w:rPr>
          <w:rFonts w:ascii="Arial" w:eastAsia="Times New Roman" w:hAnsi="Arial" w:cs="Arial"/>
          <w:sz w:val="20"/>
          <w:szCs w:val="20"/>
          <w:lang w:eastAsia="en-GB"/>
        </w:rPr>
        <w:t>r</w:t>
      </w:r>
      <w:r>
        <w:rPr>
          <w:rFonts w:ascii="Arial" w:eastAsia="Times New Roman" w:hAnsi="Arial" w:cs="Arial"/>
          <w:sz w:val="20"/>
          <w:szCs w:val="20"/>
          <w:lang w:eastAsia="en-GB"/>
        </w:rPr>
        <w:t xml:space="preserve">ee or would prefer </w:t>
      </w:r>
      <w:proofErr w:type="gramStart"/>
      <w:r>
        <w:rPr>
          <w:rFonts w:ascii="Arial" w:eastAsia="Times New Roman" w:hAnsi="Arial" w:cs="Arial"/>
          <w:sz w:val="20"/>
          <w:szCs w:val="20"/>
          <w:lang w:eastAsia="en-GB"/>
        </w:rPr>
        <w:t>particular agencies</w:t>
      </w:r>
      <w:proofErr w:type="gramEnd"/>
      <w:r>
        <w:rPr>
          <w:rFonts w:ascii="Arial" w:eastAsia="Times New Roman" w:hAnsi="Arial" w:cs="Arial"/>
          <w:sz w:val="20"/>
          <w:szCs w:val="20"/>
          <w:lang w:eastAsia="en-GB"/>
        </w:rPr>
        <w:t xml:space="preserve"> </w:t>
      </w:r>
      <w:proofErr w:type="gramStart"/>
      <w:r>
        <w:rPr>
          <w:rFonts w:ascii="Arial" w:eastAsia="Times New Roman" w:hAnsi="Arial" w:cs="Arial"/>
          <w:sz w:val="20"/>
          <w:szCs w:val="20"/>
          <w:lang w:eastAsia="en-GB"/>
        </w:rPr>
        <w:t>excluded</w:t>
      </w:r>
      <w:proofErr w:type="gramEnd"/>
      <w:r>
        <w:rPr>
          <w:rFonts w:ascii="Arial" w:eastAsia="Times New Roman" w:hAnsi="Arial" w:cs="Arial"/>
          <w:sz w:val="20"/>
          <w:szCs w:val="20"/>
          <w:lang w:eastAsia="en-GB"/>
        </w:rPr>
        <w:t xml:space="preserve"> please give details below</w:t>
      </w:r>
    </w:p>
    <w:p w14:paraId="79327F1F" w14:textId="77777777" w:rsidR="00DD4B1E" w:rsidRPr="00DD4B1E" w:rsidRDefault="00DD4B1E" w:rsidP="00DD4B1E">
      <w:pPr>
        <w:pStyle w:val="NoSpacing"/>
        <w:rPr>
          <w:rFonts w:ascii="Arial" w:eastAsia="Times New Roman" w:hAnsi="Arial" w:cs="Arial"/>
          <w:sz w:val="20"/>
          <w:szCs w:val="20"/>
          <w:lang w:eastAsia="en-GB"/>
        </w:rPr>
      </w:pPr>
    </w:p>
    <w:tbl>
      <w:tblPr>
        <w:tblStyle w:val="TableGrid1"/>
        <w:tblW w:w="0" w:type="auto"/>
        <w:tblLook w:val="01E0" w:firstRow="1" w:lastRow="1" w:firstColumn="1" w:lastColumn="1" w:noHBand="0" w:noVBand="0"/>
      </w:tblPr>
      <w:tblGrid>
        <w:gridCol w:w="2376"/>
        <w:gridCol w:w="3402"/>
        <w:gridCol w:w="1134"/>
        <w:gridCol w:w="3686"/>
      </w:tblGrid>
      <w:tr w:rsidR="00DD4B1E" w:rsidRPr="00DD4B1E" w14:paraId="4DBC21E3" w14:textId="77777777" w:rsidTr="00DD4B1E">
        <w:trPr>
          <w:trHeight w:val="378"/>
        </w:trPr>
        <w:tc>
          <w:tcPr>
            <w:tcW w:w="2376" w:type="dxa"/>
            <w:vAlign w:val="center"/>
          </w:tcPr>
          <w:p w14:paraId="2143C671" w14:textId="77777777" w:rsidR="00DD4B1E" w:rsidRPr="00DD4B1E" w:rsidRDefault="00DD4B1E" w:rsidP="00DD4B1E">
            <w:pPr>
              <w:pStyle w:val="NoSpacing"/>
              <w:rPr>
                <w:rFonts w:ascii="Arial" w:hAnsi="Arial" w:cs="Arial"/>
              </w:rPr>
            </w:pPr>
            <w:r w:rsidRPr="00DD4B1E">
              <w:rPr>
                <w:rFonts w:ascii="Arial" w:hAnsi="Arial" w:cs="Arial"/>
              </w:rPr>
              <w:t>Name of Parent/Carer</w:t>
            </w:r>
          </w:p>
        </w:tc>
        <w:tc>
          <w:tcPr>
            <w:tcW w:w="3402" w:type="dxa"/>
            <w:vAlign w:val="center"/>
          </w:tcPr>
          <w:p w14:paraId="4020B265" w14:textId="77777777" w:rsidR="00DD4B1E" w:rsidRPr="00DD4B1E" w:rsidRDefault="00DD4B1E" w:rsidP="00DD4B1E">
            <w:pPr>
              <w:pStyle w:val="NoSpacing"/>
              <w:rPr>
                <w:rFonts w:ascii="Arial" w:hAnsi="Arial" w:cs="Arial"/>
              </w:rPr>
            </w:pPr>
          </w:p>
        </w:tc>
        <w:tc>
          <w:tcPr>
            <w:tcW w:w="1134" w:type="dxa"/>
            <w:vAlign w:val="center"/>
          </w:tcPr>
          <w:p w14:paraId="4168A242" w14:textId="77777777" w:rsidR="00DD4B1E" w:rsidRPr="00DD4B1E" w:rsidRDefault="00DD4B1E" w:rsidP="00DD4B1E">
            <w:pPr>
              <w:pStyle w:val="NoSpacing"/>
              <w:rPr>
                <w:rFonts w:ascii="Arial" w:hAnsi="Arial" w:cs="Arial"/>
              </w:rPr>
            </w:pPr>
            <w:r w:rsidRPr="00DD4B1E">
              <w:rPr>
                <w:rFonts w:ascii="Arial" w:hAnsi="Arial" w:cs="Arial"/>
              </w:rPr>
              <w:t>Date</w:t>
            </w:r>
          </w:p>
        </w:tc>
        <w:tc>
          <w:tcPr>
            <w:tcW w:w="3686" w:type="dxa"/>
            <w:vAlign w:val="center"/>
          </w:tcPr>
          <w:p w14:paraId="6625A873" w14:textId="77777777" w:rsidR="00DD4B1E" w:rsidRPr="00DD4B1E" w:rsidRDefault="00DD4B1E" w:rsidP="00DD4B1E">
            <w:pPr>
              <w:pStyle w:val="NoSpacing"/>
              <w:rPr>
                <w:rFonts w:ascii="Arial" w:hAnsi="Arial" w:cs="Arial"/>
              </w:rPr>
            </w:pPr>
          </w:p>
        </w:tc>
      </w:tr>
      <w:tr w:rsidR="00DD4B1E" w:rsidRPr="00DD4B1E" w14:paraId="5F351B3E" w14:textId="77777777" w:rsidTr="00DD4B1E">
        <w:trPr>
          <w:trHeight w:val="379"/>
        </w:trPr>
        <w:tc>
          <w:tcPr>
            <w:tcW w:w="2376" w:type="dxa"/>
            <w:vAlign w:val="center"/>
          </w:tcPr>
          <w:p w14:paraId="456CE0B3" w14:textId="77777777" w:rsidR="00DD4B1E" w:rsidRPr="00DD4B1E" w:rsidRDefault="00DD4B1E" w:rsidP="00DD4B1E">
            <w:pPr>
              <w:pStyle w:val="NoSpacing"/>
              <w:rPr>
                <w:rFonts w:ascii="Arial" w:hAnsi="Arial" w:cs="Arial"/>
              </w:rPr>
            </w:pPr>
            <w:r w:rsidRPr="00DD4B1E">
              <w:rPr>
                <w:rFonts w:ascii="Arial" w:hAnsi="Arial" w:cs="Arial"/>
              </w:rPr>
              <w:t xml:space="preserve">Signature </w:t>
            </w:r>
          </w:p>
        </w:tc>
        <w:tc>
          <w:tcPr>
            <w:tcW w:w="8222" w:type="dxa"/>
            <w:gridSpan w:val="3"/>
            <w:vAlign w:val="center"/>
          </w:tcPr>
          <w:p w14:paraId="7CF507B1" w14:textId="77777777" w:rsidR="00DD4B1E" w:rsidRPr="00DD4B1E" w:rsidRDefault="00DD4B1E" w:rsidP="00DD4B1E">
            <w:pPr>
              <w:pStyle w:val="NoSpacing"/>
              <w:rPr>
                <w:rFonts w:ascii="Arial" w:hAnsi="Arial" w:cs="Arial"/>
              </w:rPr>
            </w:pPr>
          </w:p>
        </w:tc>
      </w:tr>
    </w:tbl>
    <w:p w14:paraId="136302CD" w14:textId="77777777" w:rsidR="00DD4B1E" w:rsidRDefault="00DD4B1E" w:rsidP="00DD4B1E">
      <w:pPr>
        <w:pStyle w:val="NoSpacing"/>
      </w:pPr>
    </w:p>
    <w:p w14:paraId="586F2DD1" w14:textId="77777777" w:rsidR="00317170" w:rsidRDefault="00317170" w:rsidP="00DD4B1E">
      <w:pPr>
        <w:pStyle w:val="NoSpacing"/>
        <w:rPr>
          <w:rFonts w:ascii="Arial" w:hAnsi="Arial" w:cs="Arial"/>
          <w:b/>
          <w:sz w:val="20"/>
          <w:szCs w:val="20"/>
        </w:rPr>
      </w:pPr>
    </w:p>
    <w:p w14:paraId="3C3D7F5F" w14:textId="77777777" w:rsidR="00317170" w:rsidRDefault="00317170" w:rsidP="00DD4B1E">
      <w:pPr>
        <w:pStyle w:val="NoSpacing"/>
        <w:rPr>
          <w:rFonts w:ascii="Arial" w:hAnsi="Arial" w:cs="Arial"/>
          <w:b/>
          <w:sz w:val="20"/>
          <w:szCs w:val="20"/>
        </w:rPr>
      </w:pPr>
    </w:p>
    <w:p w14:paraId="1E4C2E30" w14:textId="77777777" w:rsidR="00DD4B1E" w:rsidRPr="00DD4B1E" w:rsidRDefault="00DD4B1E" w:rsidP="00DD4B1E">
      <w:pPr>
        <w:pStyle w:val="NoSpacing"/>
        <w:rPr>
          <w:rFonts w:ascii="Arial" w:hAnsi="Arial" w:cs="Arial"/>
          <w:b/>
          <w:sz w:val="20"/>
          <w:szCs w:val="20"/>
        </w:rPr>
      </w:pPr>
      <w:r w:rsidRPr="00DD4B1E">
        <w:rPr>
          <w:rFonts w:ascii="Arial" w:hAnsi="Arial" w:cs="Arial"/>
          <w:b/>
          <w:sz w:val="20"/>
          <w:szCs w:val="20"/>
        </w:rPr>
        <w:t>Head Teacher</w:t>
      </w:r>
      <w:r w:rsidR="008324AF">
        <w:rPr>
          <w:rFonts w:ascii="Arial" w:hAnsi="Arial" w:cs="Arial"/>
          <w:b/>
          <w:sz w:val="20"/>
          <w:szCs w:val="20"/>
        </w:rPr>
        <w:t>/Principal/Setting Manager</w:t>
      </w:r>
    </w:p>
    <w:p w14:paraId="6B94B6A2" w14:textId="77777777" w:rsidR="00DD4B1E" w:rsidRDefault="00553144" w:rsidP="00DD4B1E">
      <w:pPr>
        <w:pStyle w:val="NoSpacing"/>
      </w:pPr>
      <w:r>
        <w:t>I agree that my school has used its best endeavours to meet the Special Educational Needs of this child.  I am in support of this request for further and additional support than could be provided from our own resources.</w:t>
      </w:r>
    </w:p>
    <w:p w14:paraId="432F64D4" w14:textId="77777777" w:rsidR="00553144" w:rsidRDefault="00553144" w:rsidP="00DD4B1E">
      <w:pPr>
        <w:pStyle w:val="NoSpacing"/>
      </w:pPr>
    </w:p>
    <w:tbl>
      <w:tblPr>
        <w:tblStyle w:val="TableGrid1"/>
        <w:tblW w:w="0" w:type="auto"/>
        <w:tblLook w:val="01E0" w:firstRow="1" w:lastRow="1" w:firstColumn="1" w:lastColumn="1" w:noHBand="0" w:noVBand="0"/>
      </w:tblPr>
      <w:tblGrid>
        <w:gridCol w:w="2235"/>
        <w:gridCol w:w="3535"/>
        <w:gridCol w:w="1142"/>
        <w:gridCol w:w="3686"/>
      </w:tblGrid>
      <w:tr w:rsidR="00005C81" w:rsidRPr="00DD4B1E" w14:paraId="55F36F39" w14:textId="77777777" w:rsidTr="009879C9">
        <w:trPr>
          <w:trHeight w:val="378"/>
        </w:trPr>
        <w:tc>
          <w:tcPr>
            <w:tcW w:w="2235" w:type="dxa"/>
            <w:vAlign w:val="center"/>
          </w:tcPr>
          <w:p w14:paraId="7980D29F" w14:textId="77777777" w:rsidR="00005C81" w:rsidRPr="00DD4B1E" w:rsidRDefault="00005C81" w:rsidP="009879C9">
            <w:pPr>
              <w:pStyle w:val="NoSpacing"/>
              <w:rPr>
                <w:rFonts w:ascii="Arial" w:hAnsi="Arial" w:cs="Arial"/>
              </w:rPr>
            </w:pPr>
            <w:r w:rsidRPr="00DD4B1E">
              <w:rPr>
                <w:rFonts w:ascii="Arial" w:hAnsi="Arial" w:cs="Arial"/>
              </w:rPr>
              <w:t>Name of Referrer</w:t>
            </w:r>
          </w:p>
        </w:tc>
        <w:tc>
          <w:tcPr>
            <w:tcW w:w="3535" w:type="dxa"/>
            <w:vAlign w:val="center"/>
          </w:tcPr>
          <w:p w14:paraId="5E1D10A0" w14:textId="77777777" w:rsidR="00005C81" w:rsidRPr="00DD4B1E" w:rsidRDefault="00005C81" w:rsidP="009879C9">
            <w:pPr>
              <w:pStyle w:val="NoSpacing"/>
              <w:rPr>
                <w:rFonts w:ascii="Arial" w:hAnsi="Arial" w:cs="Arial"/>
              </w:rPr>
            </w:pPr>
            <w:r>
              <w:rPr>
                <w:rFonts w:ascii="Arial" w:hAnsi="Arial" w:cs="Arial"/>
              </w:rPr>
              <w:t>Suzie Connor</w:t>
            </w:r>
          </w:p>
        </w:tc>
        <w:tc>
          <w:tcPr>
            <w:tcW w:w="1142" w:type="dxa"/>
            <w:vAlign w:val="center"/>
          </w:tcPr>
          <w:p w14:paraId="1C13B580" w14:textId="77777777" w:rsidR="00005C81" w:rsidRPr="00DD4B1E" w:rsidRDefault="00005C81" w:rsidP="009879C9">
            <w:pPr>
              <w:pStyle w:val="NoSpacing"/>
              <w:rPr>
                <w:rFonts w:ascii="Arial" w:hAnsi="Arial" w:cs="Arial"/>
              </w:rPr>
            </w:pPr>
            <w:r w:rsidRPr="00DD4B1E">
              <w:rPr>
                <w:rFonts w:ascii="Arial" w:hAnsi="Arial" w:cs="Arial"/>
              </w:rPr>
              <w:t>Agency</w:t>
            </w:r>
          </w:p>
        </w:tc>
        <w:tc>
          <w:tcPr>
            <w:tcW w:w="3686" w:type="dxa"/>
            <w:vAlign w:val="center"/>
          </w:tcPr>
          <w:p w14:paraId="3B26AE24" w14:textId="77777777" w:rsidR="00005C81" w:rsidRPr="00DD4B1E" w:rsidRDefault="00005C81" w:rsidP="009879C9">
            <w:pPr>
              <w:pStyle w:val="NoSpacing"/>
              <w:rPr>
                <w:rFonts w:ascii="Arial" w:hAnsi="Arial" w:cs="Arial"/>
              </w:rPr>
            </w:pPr>
            <w:r>
              <w:rPr>
                <w:rFonts w:ascii="Arial" w:hAnsi="Arial" w:cs="Arial"/>
              </w:rPr>
              <w:t>TAPA</w:t>
            </w:r>
          </w:p>
        </w:tc>
      </w:tr>
      <w:tr w:rsidR="00005C81" w:rsidRPr="00DD4B1E" w14:paraId="4C405390" w14:textId="77777777" w:rsidTr="009879C9">
        <w:trPr>
          <w:trHeight w:val="379"/>
        </w:trPr>
        <w:tc>
          <w:tcPr>
            <w:tcW w:w="2235" w:type="dxa"/>
            <w:vAlign w:val="center"/>
          </w:tcPr>
          <w:p w14:paraId="76FEB6DE" w14:textId="77777777" w:rsidR="00005C81" w:rsidRPr="00DD4B1E" w:rsidRDefault="00005C81" w:rsidP="009879C9">
            <w:pPr>
              <w:pStyle w:val="NoSpacing"/>
              <w:rPr>
                <w:rFonts w:ascii="Arial" w:hAnsi="Arial" w:cs="Arial"/>
              </w:rPr>
            </w:pPr>
            <w:r w:rsidRPr="00DD4B1E">
              <w:rPr>
                <w:rFonts w:ascii="Arial" w:hAnsi="Arial" w:cs="Arial"/>
              </w:rPr>
              <w:t>Position</w:t>
            </w:r>
          </w:p>
        </w:tc>
        <w:tc>
          <w:tcPr>
            <w:tcW w:w="3535" w:type="dxa"/>
            <w:vAlign w:val="center"/>
          </w:tcPr>
          <w:p w14:paraId="24BA68B2" w14:textId="77777777" w:rsidR="00005C81" w:rsidRPr="00DD4B1E" w:rsidRDefault="00005C81" w:rsidP="009879C9">
            <w:pPr>
              <w:pStyle w:val="NoSpacing"/>
              <w:rPr>
                <w:rFonts w:ascii="Arial" w:hAnsi="Arial" w:cs="Arial"/>
              </w:rPr>
            </w:pPr>
            <w:r>
              <w:rPr>
                <w:rFonts w:ascii="Arial" w:hAnsi="Arial" w:cs="Arial"/>
              </w:rPr>
              <w:t>SENDCo/ Headteacher</w:t>
            </w:r>
          </w:p>
        </w:tc>
        <w:tc>
          <w:tcPr>
            <w:tcW w:w="1142" w:type="dxa"/>
            <w:vAlign w:val="center"/>
          </w:tcPr>
          <w:p w14:paraId="1E4F4CDB" w14:textId="77777777" w:rsidR="00005C81" w:rsidRPr="00DD4B1E" w:rsidRDefault="00005C81" w:rsidP="009879C9">
            <w:pPr>
              <w:pStyle w:val="NoSpacing"/>
              <w:rPr>
                <w:rFonts w:ascii="Arial" w:hAnsi="Arial" w:cs="Arial"/>
              </w:rPr>
            </w:pPr>
            <w:r w:rsidRPr="00DD4B1E">
              <w:rPr>
                <w:rFonts w:ascii="Arial" w:hAnsi="Arial" w:cs="Arial"/>
              </w:rPr>
              <w:t>Date</w:t>
            </w:r>
          </w:p>
        </w:tc>
        <w:tc>
          <w:tcPr>
            <w:tcW w:w="3686" w:type="dxa"/>
            <w:vAlign w:val="center"/>
          </w:tcPr>
          <w:p w14:paraId="63443F61" w14:textId="41C9EB1C" w:rsidR="00005C81" w:rsidRPr="00DD4B1E" w:rsidRDefault="00005C81" w:rsidP="009879C9">
            <w:pPr>
              <w:pStyle w:val="NoSpacing"/>
              <w:rPr>
                <w:rFonts w:ascii="Arial" w:hAnsi="Arial" w:cs="Arial"/>
              </w:rPr>
            </w:pPr>
          </w:p>
        </w:tc>
      </w:tr>
      <w:tr w:rsidR="00005C81" w:rsidRPr="00DD4B1E" w14:paraId="75DBAF34" w14:textId="77777777" w:rsidTr="009879C9">
        <w:trPr>
          <w:trHeight w:val="379"/>
        </w:trPr>
        <w:tc>
          <w:tcPr>
            <w:tcW w:w="2235" w:type="dxa"/>
            <w:vAlign w:val="center"/>
          </w:tcPr>
          <w:p w14:paraId="5AD2A7A8" w14:textId="77777777" w:rsidR="00005C81" w:rsidRPr="00DD4B1E" w:rsidRDefault="00005C81" w:rsidP="009879C9">
            <w:pPr>
              <w:pStyle w:val="NoSpacing"/>
              <w:rPr>
                <w:rFonts w:ascii="Arial" w:hAnsi="Arial" w:cs="Arial"/>
              </w:rPr>
            </w:pPr>
            <w:r w:rsidRPr="00DD4B1E">
              <w:rPr>
                <w:rFonts w:ascii="Arial" w:hAnsi="Arial" w:cs="Arial"/>
              </w:rPr>
              <w:t xml:space="preserve">Signature </w:t>
            </w:r>
          </w:p>
        </w:tc>
        <w:tc>
          <w:tcPr>
            <w:tcW w:w="8363" w:type="dxa"/>
            <w:gridSpan w:val="3"/>
            <w:vAlign w:val="center"/>
          </w:tcPr>
          <w:p w14:paraId="5E76CAE5" w14:textId="77777777" w:rsidR="00005C81" w:rsidRDefault="00005C81" w:rsidP="009879C9">
            <w:pPr>
              <w:pStyle w:val="NoSpacing"/>
              <w:rPr>
                <w:rFonts w:ascii="Arial" w:hAnsi="Arial" w:cs="Arial"/>
              </w:rPr>
            </w:pPr>
            <w:r>
              <w:rPr>
                <w:noProof/>
              </w:rPr>
              <w:drawing>
                <wp:anchor distT="0" distB="0" distL="0" distR="0" simplePos="0" relativeHeight="251659264" behindDoc="0" locked="0" layoutInCell="1" allowOverlap="1" wp14:anchorId="07DD4A9E" wp14:editId="4F843217">
                  <wp:simplePos x="0" y="0"/>
                  <wp:positionH relativeFrom="page">
                    <wp:posOffset>1311910</wp:posOffset>
                  </wp:positionH>
                  <wp:positionV relativeFrom="page">
                    <wp:posOffset>142875</wp:posOffset>
                  </wp:positionV>
                  <wp:extent cx="2037715" cy="525145"/>
                  <wp:effectExtent l="0" t="0" r="635" b="8255"/>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rotWithShape="1">
                          <a:blip r:embed="rId11" cstate="print"/>
                          <a:srcRect l="21045" t="30210" r="35478" b="61859"/>
                          <a:stretch/>
                        </pic:blipFill>
                        <pic:spPr bwMode="auto">
                          <a:xfrm>
                            <a:off x="0" y="0"/>
                            <a:ext cx="2037715" cy="5251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E529E7E" w14:textId="77777777" w:rsidR="00005C81" w:rsidRDefault="00005C81" w:rsidP="009879C9">
            <w:pPr>
              <w:pStyle w:val="NoSpacing"/>
              <w:rPr>
                <w:rFonts w:ascii="Arial" w:hAnsi="Arial" w:cs="Arial"/>
              </w:rPr>
            </w:pPr>
          </w:p>
          <w:p w14:paraId="1296FF73" w14:textId="77777777" w:rsidR="00005C81" w:rsidRDefault="00005C81" w:rsidP="009879C9">
            <w:pPr>
              <w:pStyle w:val="NoSpacing"/>
              <w:rPr>
                <w:rFonts w:ascii="Arial" w:hAnsi="Arial" w:cs="Arial"/>
              </w:rPr>
            </w:pPr>
          </w:p>
          <w:p w14:paraId="45D290AE" w14:textId="77777777" w:rsidR="00005C81" w:rsidRDefault="00005C81" w:rsidP="009879C9">
            <w:pPr>
              <w:pStyle w:val="NoSpacing"/>
              <w:rPr>
                <w:rFonts w:ascii="Arial" w:hAnsi="Arial" w:cs="Arial"/>
              </w:rPr>
            </w:pPr>
          </w:p>
          <w:p w14:paraId="3A053C00" w14:textId="77777777" w:rsidR="00005C81" w:rsidRPr="00DD4B1E" w:rsidRDefault="00005C81" w:rsidP="009879C9">
            <w:pPr>
              <w:pStyle w:val="NoSpacing"/>
              <w:rPr>
                <w:rFonts w:ascii="Arial" w:hAnsi="Arial" w:cs="Arial"/>
              </w:rPr>
            </w:pPr>
          </w:p>
        </w:tc>
      </w:tr>
    </w:tbl>
    <w:p w14:paraId="3D2FD9FE" w14:textId="77777777" w:rsidR="00DD4B1E" w:rsidRDefault="00DD4B1E" w:rsidP="00DD4B1E">
      <w:pPr>
        <w:pStyle w:val="NoSpacing"/>
        <w:jc w:val="center"/>
        <w:rPr>
          <w:rFonts w:ascii="Arial" w:hAnsi="Arial" w:cs="Arial"/>
          <w:b/>
          <w:sz w:val="24"/>
          <w:szCs w:val="24"/>
        </w:rPr>
      </w:pPr>
    </w:p>
    <w:p w14:paraId="6FCABCB6" w14:textId="77777777" w:rsidR="00DD4B1E" w:rsidRDefault="00DD4B1E" w:rsidP="00DD4B1E">
      <w:pPr>
        <w:pStyle w:val="NoSpacing"/>
        <w:jc w:val="center"/>
        <w:rPr>
          <w:rFonts w:ascii="Arial" w:hAnsi="Arial" w:cs="Arial"/>
          <w:b/>
          <w:sz w:val="24"/>
          <w:szCs w:val="24"/>
        </w:rPr>
      </w:pPr>
      <w:r>
        <w:rPr>
          <w:rFonts w:ascii="Arial" w:hAnsi="Arial" w:cs="Arial"/>
          <w:b/>
          <w:sz w:val="24"/>
          <w:szCs w:val="24"/>
        </w:rPr>
        <w:t>Please return completed for</w:t>
      </w:r>
      <w:r w:rsidR="007D1685">
        <w:rPr>
          <w:rFonts w:ascii="Arial" w:hAnsi="Arial" w:cs="Arial"/>
          <w:b/>
          <w:sz w:val="24"/>
          <w:szCs w:val="24"/>
        </w:rPr>
        <w:t>m and supporting documents</w:t>
      </w:r>
      <w:r>
        <w:rPr>
          <w:rFonts w:ascii="Arial" w:hAnsi="Arial" w:cs="Arial"/>
          <w:b/>
          <w:sz w:val="24"/>
          <w:szCs w:val="24"/>
        </w:rPr>
        <w:t xml:space="preserve"> to:</w:t>
      </w:r>
    </w:p>
    <w:p w14:paraId="4FB69158" w14:textId="44910572" w:rsidR="00DD4B1E" w:rsidRDefault="00906127" w:rsidP="00DD4B1E">
      <w:pPr>
        <w:pStyle w:val="NoSpacing"/>
        <w:jc w:val="center"/>
        <w:rPr>
          <w:rFonts w:ascii="Arial" w:hAnsi="Arial" w:cs="Arial"/>
          <w:b/>
          <w:sz w:val="24"/>
          <w:szCs w:val="24"/>
        </w:rPr>
      </w:pPr>
      <w:hyperlink r:id="rId12" w:history="1">
        <w:r w:rsidRPr="00474577">
          <w:rPr>
            <w:rStyle w:val="Hyperlink"/>
            <w:rFonts w:ascii="Arial" w:hAnsi="Arial" w:cs="Arial"/>
            <w:b/>
            <w:sz w:val="24"/>
            <w:szCs w:val="24"/>
          </w:rPr>
          <w:t>senteam@tameside.gov.uk</w:t>
        </w:r>
      </w:hyperlink>
    </w:p>
    <w:p w14:paraId="29F2C74B" w14:textId="77777777" w:rsidR="002663E2" w:rsidRDefault="002663E2" w:rsidP="00DD4B1E">
      <w:pPr>
        <w:pStyle w:val="NoSpacing"/>
        <w:jc w:val="center"/>
        <w:rPr>
          <w:rFonts w:ascii="Arial" w:hAnsi="Arial" w:cs="Arial"/>
          <w:b/>
          <w:sz w:val="24"/>
          <w:szCs w:val="24"/>
        </w:rPr>
      </w:pPr>
    </w:p>
    <w:p w14:paraId="61D4586B" w14:textId="77777777" w:rsidR="00DD4B1E" w:rsidRDefault="007633DD" w:rsidP="00DD4B1E">
      <w:pPr>
        <w:pStyle w:val="NoSpacing"/>
        <w:jc w:val="center"/>
        <w:rPr>
          <w:rFonts w:ascii="Arial" w:hAnsi="Arial" w:cs="Arial"/>
          <w:b/>
          <w:sz w:val="24"/>
          <w:szCs w:val="24"/>
        </w:rPr>
      </w:pPr>
      <w:r>
        <w:rPr>
          <w:rFonts w:ascii="Arial" w:hAnsi="Arial" w:cs="Arial"/>
          <w:b/>
          <w:sz w:val="24"/>
          <w:szCs w:val="24"/>
        </w:rPr>
        <w:t>Special Educational Needs T</w:t>
      </w:r>
      <w:r w:rsidR="000A56FA">
        <w:rPr>
          <w:rFonts w:ascii="Arial" w:hAnsi="Arial" w:cs="Arial"/>
          <w:b/>
          <w:sz w:val="24"/>
          <w:szCs w:val="24"/>
        </w:rPr>
        <w:t>eam</w:t>
      </w:r>
    </w:p>
    <w:p w14:paraId="2A50E859" w14:textId="77777777" w:rsidR="0035545D" w:rsidRPr="0035545D" w:rsidRDefault="0035545D" w:rsidP="0035545D">
      <w:pPr>
        <w:pStyle w:val="NoSpacing"/>
        <w:jc w:val="center"/>
        <w:rPr>
          <w:rFonts w:ascii="Arial" w:hAnsi="Arial" w:cs="Arial"/>
          <w:b/>
          <w:sz w:val="24"/>
          <w:szCs w:val="24"/>
        </w:rPr>
      </w:pPr>
      <w:r w:rsidRPr="0035545D">
        <w:rPr>
          <w:rFonts w:ascii="Arial" w:hAnsi="Arial" w:cs="Arial"/>
          <w:b/>
          <w:sz w:val="24"/>
          <w:szCs w:val="24"/>
        </w:rPr>
        <w:t>Tameside Council</w:t>
      </w:r>
    </w:p>
    <w:p w14:paraId="7CEE7240" w14:textId="77777777" w:rsidR="0035545D" w:rsidRPr="0035545D" w:rsidRDefault="0035545D" w:rsidP="0035545D">
      <w:pPr>
        <w:pStyle w:val="NoSpacing"/>
        <w:jc w:val="center"/>
        <w:rPr>
          <w:rFonts w:ascii="Arial" w:hAnsi="Arial" w:cs="Arial"/>
          <w:b/>
          <w:sz w:val="24"/>
          <w:szCs w:val="24"/>
        </w:rPr>
      </w:pPr>
      <w:r w:rsidRPr="0035545D">
        <w:rPr>
          <w:rFonts w:ascii="Arial" w:hAnsi="Arial" w:cs="Arial"/>
          <w:b/>
          <w:sz w:val="24"/>
          <w:szCs w:val="24"/>
        </w:rPr>
        <w:t>PO Box 317</w:t>
      </w:r>
    </w:p>
    <w:p w14:paraId="62A1EBDF" w14:textId="77777777" w:rsidR="0035545D" w:rsidRPr="0035545D" w:rsidRDefault="0035545D" w:rsidP="0035545D">
      <w:pPr>
        <w:pStyle w:val="NoSpacing"/>
        <w:jc w:val="center"/>
        <w:rPr>
          <w:rFonts w:ascii="Arial" w:hAnsi="Arial" w:cs="Arial"/>
          <w:b/>
          <w:sz w:val="24"/>
          <w:szCs w:val="24"/>
        </w:rPr>
      </w:pPr>
      <w:r w:rsidRPr="0035545D">
        <w:rPr>
          <w:rFonts w:ascii="Arial" w:hAnsi="Arial" w:cs="Arial"/>
          <w:b/>
          <w:sz w:val="24"/>
          <w:szCs w:val="24"/>
        </w:rPr>
        <w:t>Ashton u Lyne</w:t>
      </w:r>
    </w:p>
    <w:p w14:paraId="78E2B621" w14:textId="77777777" w:rsidR="000A56FA" w:rsidRDefault="0035545D" w:rsidP="0035545D">
      <w:pPr>
        <w:pStyle w:val="NoSpacing"/>
        <w:jc w:val="center"/>
        <w:rPr>
          <w:rFonts w:ascii="Arial" w:hAnsi="Arial" w:cs="Arial"/>
          <w:b/>
          <w:sz w:val="24"/>
          <w:szCs w:val="24"/>
        </w:rPr>
      </w:pPr>
      <w:r w:rsidRPr="0035545D">
        <w:rPr>
          <w:rFonts w:ascii="Arial" w:hAnsi="Arial" w:cs="Arial"/>
          <w:b/>
          <w:sz w:val="24"/>
          <w:szCs w:val="24"/>
        </w:rPr>
        <w:t>OL6 0GS</w:t>
      </w:r>
    </w:p>
    <w:p w14:paraId="2C721450" w14:textId="77777777" w:rsidR="0035545D" w:rsidRPr="000A56FA" w:rsidRDefault="0035545D" w:rsidP="0035545D">
      <w:pPr>
        <w:pStyle w:val="NoSpacing"/>
        <w:jc w:val="center"/>
        <w:rPr>
          <w:ins w:id="0" w:author="Gill Baxby" w:date="2016-02-15T13:36:00Z"/>
          <w:rFonts w:ascii="Arial" w:hAnsi="Arial" w:cs="Arial"/>
          <w:b/>
          <w:sz w:val="24"/>
          <w:szCs w:val="24"/>
        </w:rPr>
      </w:pPr>
    </w:p>
    <w:p w14:paraId="2F821283" w14:textId="77777777" w:rsidR="000A56FA" w:rsidRPr="000A56FA" w:rsidDel="000A56FA" w:rsidRDefault="000A56FA" w:rsidP="00DD4B1E">
      <w:pPr>
        <w:pStyle w:val="NoSpacing"/>
        <w:jc w:val="center"/>
        <w:rPr>
          <w:del w:id="1" w:author="Gill Baxby" w:date="2016-02-15T13:36:00Z"/>
          <w:rFonts w:ascii="Arial" w:hAnsi="Arial" w:cs="Arial"/>
          <w:b/>
          <w:sz w:val="24"/>
          <w:szCs w:val="24"/>
        </w:rPr>
      </w:pPr>
    </w:p>
    <w:p w14:paraId="2C0CF013" w14:textId="77777777" w:rsidR="00E82458" w:rsidRPr="00E82458" w:rsidRDefault="00E82458" w:rsidP="00DD4B1E">
      <w:pPr>
        <w:pStyle w:val="NoSpacing"/>
        <w:jc w:val="center"/>
        <w:rPr>
          <w:rFonts w:ascii="Arial" w:hAnsi="Arial" w:cs="Arial"/>
          <w:sz w:val="24"/>
          <w:szCs w:val="24"/>
        </w:rPr>
      </w:pPr>
      <w:r w:rsidRPr="00E82458">
        <w:rPr>
          <w:rFonts w:ascii="Arial" w:hAnsi="Arial" w:cs="Arial"/>
          <w:sz w:val="24"/>
          <w:szCs w:val="24"/>
        </w:rPr>
        <w:t>Ensuring that documents are sent securely and meet with data protection requirements is your responsibility.</w:t>
      </w:r>
    </w:p>
    <w:p w14:paraId="0762E37F" w14:textId="77777777" w:rsidR="00DD4B1E" w:rsidRDefault="00DD4B1E" w:rsidP="00311F18">
      <w:pPr>
        <w:pStyle w:val="NoSpacing"/>
        <w:jc w:val="center"/>
        <w:rPr>
          <w:rFonts w:ascii="Arial" w:hAnsi="Arial" w:cs="Arial"/>
          <w:sz w:val="20"/>
          <w:szCs w:val="20"/>
        </w:rPr>
      </w:pPr>
      <w:r>
        <w:rPr>
          <w:rFonts w:ascii="Arial" w:hAnsi="Arial" w:cs="Arial"/>
          <w:sz w:val="20"/>
          <w:szCs w:val="20"/>
        </w:rPr>
        <w:lastRenderedPageBreak/>
        <w:t>In</w:t>
      </w:r>
      <w:r w:rsidR="00311F18">
        <w:rPr>
          <w:rFonts w:ascii="Arial" w:hAnsi="Arial" w:cs="Arial"/>
          <w:sz w:val="20"/>
          <w:szCs w:val="20"/>
        </w:rPr>
        <w:t xml:space="preserve"> </w:t>
      </w:r>
      <w:r>
        <w:rPr>
          <w:rFonts w:ascii="Arial" w:hAnsi="Arial" w:cs="Arial"/>
          <w:sz w:val="20"/>
          <w:szCs w:val="20"/>
        </w:rPr>
        <w:t xml:space="preserve">case of query, please contact </w:t>
      </w:r>
      <w:r w:rsidR="002020B1">
        <w:rPr>
          <w:rFonts w:ascii="Arial" w:hAnsi="Arial" w:cs="Arial"/>
          <w:sz w:val="20"/>
          <w:szCs w:val="20"/>
        </w:rPr>
        <w:t>SEN</w:t>
      </w:r>
      <w:r w:rsidR="002663E2">
        <w:rPr>
          <w:rFonts w:ascii="Arial" w:hAnsi="Arial" w:cs="Arial"/>
          <w:sz w:val="20"/>
          <w:szCs w:val="20"/>
        </w:rPr>
        <w:t xml:space="preserve"> team 0161 342 4433</w:t>
      </w:r>
    </w:p>
    <w:p w14:paraId="77BE2366" w14:textId="77777777" w:rsidR="002663E2" w:rsidRPr="00DD4B1E" w:rsidRDefault="002663E2" w:rsidP="00311F18">
      <w:pPr>
        <w:pStyle w:val="NoSpacing"/>
        <w:jc w:val="center"/>
        <w:rPr>
          <w:rFonts w:ascii="Arial" w:hAnsi="Arial" w:cs="Arial"/>
          <w:sz w:val="20"/>
          <w:szCs w:val="20"/>
        </w:rPr>
      </w:pPr>
    </w:p>
    <w:sectPr w:rsidR="002663E2" w:rsidRPr="00DD4B1E" w:rsidSect="00181011">
      <w:headerReference w:type="even" r:id="rId13"/>
      <w:headerReference w:type="default" r:id="rId14"/>
      <w:footerReference w:type="even" r:id="rId15"/>
      <w:footerReference w:type="default" r:id="rId16"/>
      <w:headerReference w:type="first" r:id="rId17"/>
      <w:footerReference w:type="first" r:id="rId18"/>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F8793D" w14:textId="77777777" w:rsidR="00F60432" w:rsidRDefault="00F60432" w:rsidP="00181011">
      <w:pPr>
        <w:spacing w:after="0" w:line="240" w:lineRule="auto"/>
      </w:pPr>
      <w:r>
        <w:separator/>
      </w:r>
    </w:p>
  </w:endnote>
  <w:endnote w:type="continuationSeparator" w:id="0">
    <w:p w14:paraId="472F8178" w14:textId="77777777" w:rsidR="00F60432" w:rsidRDefault="00F60432" w:rsidP="00181011">
      <w:pPr>
        <w:spacing w:after="0" w:line="240" w:lineRule="auto"/>
      </w:pPr>
      <w:r>
        <w:continuationSeparator/>
      </w:r>
    </w:p>
  </w:endnote>
  <w:endnote w:type="continuationNotice" w:id="1">
    <w:p w14:paraId="3D86A8DC" w14:textId="77777777" w:rsidR="00F60432" w:rsidRDefault="00F6043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ymbolMT">
    <w:altName w:val="Calibri"/>
    <w:panose1 w:val="00000000000000000000"/>
    <w:charset w:val="00"/>
    <w:family w:val="auto"/>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MT">
    <w:altName w:val="Arial"/>
    <w:panose1 w:val="00000000000000000000"/>
    <w:charset w:val="00"/>
    <w:family w:val="swiss"/>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Blackadder ITC">
    <w:panose1 w:val="04020505051007020D02"/>
    <w:charset w:val="00"/>
    <w:family w:val="decorativ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F617C" w14:textId="77777777" w:rsidR="00001DA2" w:rsidRDefault="00001DA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0825116"/>
      <w:docPartObj>
        <w:docPartGallery w:val="Page Numbers (Bottom of Page)"/>
        <w:docPartUnique/>
      </w:docPartObj>
    </w:sdtPr>
    <w:sdtEndPr>
      <w:rPr>
        <w:noProof/>
      </w:rPr>
    </w:sdtEndPr>
    <w:sdtContent>
      <w:p w14:paraId="133C43F0" w14:textId="77777777" w:rsidR="00001DA2" w:rsidRDefault="00001DA2">
        <w:pPr>
          <w:pStyle w:val="Footer"/>
        </w:pPr>
        <w:r>
          <w:fldChar w:fldCharType="begin"/>
        </w:r>
        <w:r>
          <w:instrText xml:space="preserve"> PAGE   \* MERGEFORMAT </w:instrText>
        </w:r>
        <w:r>
          <w:fldChar w:fldCharType="separate"/>
        </w:r>
        <w:r w:rsidR="0035545D">
          <w:rPr>
            <w:noProof/>
          </w:rPr>
          <w:t>12</w:t>
        </w:r>
        <w:r>
          <w:rPr>
            <w:noProof/>
          </w:rPr>
          <w:fldChar w:fldCharType="end"/>
        </w:r>
      </w:p>
    </w:sdtContent>
  </w:sdt>
  <w:p w14:paraId="0A071C91" w14:textId="77777777" w:rsidR="007633DD" w:rsidRDefault="007633D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615F4" w14:textId="77777777" w:rsidR="00001DA2" w:rsidRDefault="00001DA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6B6C55" w14:textId="77777777" w:rsidR="00F60432" w:rsidRDefault="00F60432" w:rsidP="00181011">
      <w:pPr>
        <w:spacing w:after="0" w:line="240" w:lineRule="auto"/>
      </w:pPr>
      <w:r>
        <w:separator/>
      </w:r>
    </w:p>
  </w:footnote>
  <w:footnote w:type="continuationSeparator" w:id="0">
    <w:p w14:paraId="4801B5AC" w14:textId="77777777" w:rsidR="00F60432" w:rsidRDefault="00F60432" w:rsidP="00181011">
      <w:pPr>
        <w:spacing w:after="0" w:line="240" w:lineRule="auto"/>
      </w:pPr>
      <w:r>
        <w:continuationSeparator/>
      </w:r>
    </w:p>
  </w:footnote>
  <w:footnote w:type="continuationNotice" w:id="1">
    <w:p w14:paraId="0C9891AF" w14:textId="77777777" w:rsidR="00F60432" w:rsidRDefault="00F6043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E2003" w14:textId="77777777" w:rsidR="00001DA2" w:rsidRDefault="00001DA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B81D0" w14:textId="77777777" w:rsidR="007633DD" w:rsidRDefault="007633DD">
    <w:pPr>
      <w:pStyle w:val="Header"/>
    </w:pPr>
    <w:r>
      <w:rPr>
        <w:noProof/>
        <w:lang w:eastAsia="en-GB"/>
      </w:rPr>
      <mc:AlternateContent>
        <mc:Choice Requires="wps">
          <w:drawing>
            <wp:anchor distT="0" distB="0" distL="114300" distR="114300" simplePos="0" relativeHeight="251658240" behindDoc="0" locked="0" layoutInCell="1" allowOverlap="1" wp14:anchorId="048F1988" wp14:editId="00D3222B">
              <wp:simplePos x="0" y="0"/>
              <wp:positionH relativeFrom="margin">
                <wp:posOffset>-1000125</wp:posOffset>
              </wp:positionH>
              <wp:positionV relativeFrom="margin">
                <wp:posOffset>-932815</wp:posOffset>
              </wp:positionV>
              <wp:extent cx="10953750" cy="763270"/>
              <wp:effectExtent l="0" t="0" r="0" b="0"/>
              <wp:wrapSquare wrapText="bothSides"/>
              <wp:docPr id="3"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953750" cy="763270"/>
                      </a:xfrm>
                      <a:prstGeom prst="rect">
                        <a:avLst/>
                      </a:prstGeom>
                      <a:solidFill>
                        <a:srgbClr val="2F83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ED28218" w14:textId="77777777" w:rsidR="007633DD" w:rsidRDefault="007633DD" w:rsidP="00181011">
                          <w:pPr>
                            <w:jc w:val="center"/>
                            <w:rPr>
                              <w:rFonts w:cs="Arial"/>
                              <w:b/>
                              <w:color w:val="FFFFFF"/>
                              <w:sz w:val="28"/>
                              <w:szCs w:val="28"/>
                            </w:rPr>
                          </w:pPr>
                        </w:p>
                        <w:p w14:paraId="2CD5AE95" w14:textId="77777777" w:rsidR="007633DD" w:rsidRDefault="007633DD" w:rsidP="00181011">
                          <w:pPr>
                            <w:jc w:val="center"/>
                          </w:pPr>
                          <w:r w:rsidRPr="004C515E">
                            <w:rPr>
                              <w:rFonts w:cs="Arial"/>
                              <w:b/>
                              <w:color w:val="FFFFFF"/>
                              <w:sz w:val="28"/>
                              <w:szCs w:val="28"/>
                            </w:rPr>
                            <w:t>Education, Heal</w:t>
                          </w:r>
                          <w:r>
                            <w:rPr>
                              <w:rFonts w:cs="Arial"/>
                              <w:b/>
                              <w:color w:val="FFFFFF"/>
                              <w:sz w:val="28"/>
                              <w:szCs w:val="28"/>
                            </w:rPr>
                            <w:t>th and Care Plan Referral Form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8F1988" id="Rectangle 2" o:spid="_x0000_s1026" style="position:absolute;margin-left:-78.75pt;margin-top:-73.45pt;width:862.5pt;height:60.1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" fillcolor="#2f83ff" stroked="f">
              <v:textbox>
                <w:txbxContent>
                  <w:p w14:paraId="3ED28218" w14:textId="77777777" w:rsidR="007633DD" w:rsidRDefault="007633DD" w:rsidP="00181011">
                    <w:pPr>
                      <w:jc w:val="center"/>
                      <w:rPr>
                        <w:rFonts w:cs="Arial"/>
                        <w:b/>
                        <w:color w:val="FFFFFF"/>
                        <w:sz w:val="28"/>
                        <w:szCs w:val="28"/>
                      </w:rPr>
                    </w:pPr>
                  </w:p>
                  <w:p w14:paraId="2CD5AE95" w14:textId="77777777" w:rsidR="007633DD" w:rsidRDefault="007633DD" w:rsidP="00181011">
                    <w:pPr>
                      <w:jc w:val="center"/>
                    </w:pPr>
                    <w:r w:rsidRPr="004C515E">
                      <w:rPr>
                        <w:rFonts w:cs="Arial"/>
                        <w:b/>
                        <w:color w:val="FFFFFF"/>
                        <w:sz w:val="28"/>
                        <w:szCs w:val="28"/>
                      </w:rPr>
                      <w:t>Education, Heal</w:t>
                    </w:r>
                    <w:r>
                      <w:rPr>
                        <w:rFonts w:cs="Arial"/>
                        <w:b/>
                        <w:color w:val="FFFFFF"/>
                        <w:sz w:val="28"/>
                        <w:szCs w:val="28"/>
                      </w:rPr>
                      <w:t>th and Care Plan Referral Form</w:t>
                    </w:r>
                  </w:p>
                </w:txbxContent>
              </v:textbox>
              <w10:wrap type="square" anchorx="margin" anchory="margin"/>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3DC1A" w14:textId="77777777" w:rsidR="00001DA2" w:rsidRDefault="00001DA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A4F13"/>
    <w:multiLevelType w:val="hybridMultilevel"/>
    <w:tmpl w:val="B94053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9A12096"/>
    <w:multiLevelType w:val="multilevel"/>
    <w:tmpl w:val="89B2F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A21DCE"/>
    <w:multiLevelType w:val="hybridMultilevel"/>
    <w:tmpl w:val="4DA4DB8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4065FA9"/>
    <w:multiLevelType w:val="hybridMultilevel"/>
    <w:tmpl w:val="799A8D2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4E12868"/>
    <w:multiLevelType w:val="hybridMultilevel"/>
    <w:tmpl w:val="C4C073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5F46F51"/>
    <w:multiLevelType w:val="hybridMultilevel"/>
    <w:tmpl w:val="D07A95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6B12D72"/>
    <w:multiLevelType w:val="multilevel"/>
    <w:tmpl w:val="37680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87B331"/>
    <w:multiLevelType w:val="hybridMultilevel"/>
    <w:tmpl w:val="22CA0EE8"/>
    <w:lvl w:ilvl="0" w:tplc="1D6E581E">
      <w:start w:val="1"/>
      <w:numFmt w:val="bullet"/>
      <w:lvlText w:val=""/>
      <w:lvlJc w:val="left"/>
      <w:pPr>
        <w:ind w:left="720" w:hanging="360"/>
      </w:pPr>
      <w:rPr>
        <w:rFonts w:ascii="Symbol" w:hAnsi="Symbol" w:hint="default"/>
      </w:rPr>
    </w:lvl>
    <w:lvl w:ilvl="1" w:tplc="EA24F450">
      <w:start w:val="1"/>
      <w:numFmt w:val="bullet"/>
      <w:lvlText w:val="o"/>
      <w:lvlJc w:val="left"/>
      <w:pPr>
        <w:ind w:left="1440" w:hanging="360"/>
      </w:pPr>
      <w:rPr>
        <w:rFonts w:ascii="Courier New" w:hAnsi="Courier New" w:hint="default"/>
      </w:rPr>
    </w:lvl>
    <w:lvl w:ilvl="2" w:tplc="24E831F6">
      <w:start w:val="1"/>
      <w:numFmt w:val="bullet"/>
      <w:lvlText w:val=""/>
      <w:lvlJc w:val="left"/>
      <w:pPr>
        <w:ind w:left="2160" w:hanging="360"/>
      </w:pPr>
      <w:rPr>
        <w:rFonts w:ascii="Wingdings" w:hAnsi="Wingdings" w:hint="default"/>
      </w:rPr>
    </w:lvl>
    <w:lvl w:ilvl="3" w:tplc="2812AF80">
      <w:start w:val="1"/>
      <w:numFmt w:val="bullet"/>
      <w:lvlText w:val=""/>
      <w:lvlJc w:val="left"/>
      <w:pPr>
        <w:ind w:left="2880" w:hanging="360"/>
      </w:pPr>
      <w:rPr>
        <w:rFonts w:ascii="Symbol" w:hAnsi="Symbol" w:hint="default"/>
      </w:rPr>
    </w:lvl>
    <w:lvl w:ilvl="4" w:tplc="4A32EE36">
      <w:start w:val="1"/>
      <w:numFmt w:val="bullet"/>
      <w:lvlText w:val="o"/>
      <w:lvlJc w:val="left"/>
      <w:pPr>
        <w:ind w:left="3600" w:hanging="360"/>
      </w:pPr>
      <w:rPr>
        <w:rFonts w:ascii="Courier New" w:hAnsi="Courier New" w:hint="default"/>
      </w:rPr>
    </w:lvl>
    <w:lvl w:ilvl="5" w:tplc="4CCED744">
      <w:start w:val="1"/>
      <w:numFmt w:val="bullet"/>
      <w:lvlText w:val=""/>
      <w:lvlJc w:val="left"/>
      <w:pPr>
        <w:ind w:left="4320" w:hanging="360"/>
      </w:pPr>
      <w:rPr>
        <w:rFonts w:ascii="Wingdings" w:hAnsi="Wingdings" w:hint="default"/>
      </w:rPr>
    </w:lvl>
    <w:lvl w:ilvl="6" w:tplc="0EAE95D6">
      <w:start w:val="1"/>
      <w:numFmt w:val="bullet"/>
      <w:lvlText w:val=""/>
      <w:lvlJc w:val="left"/>
      <w:pPr>
        <w:ind w:left="5040" w:hanging="360"/>
      </w:pPr>
      <w:rPr>
        <w:rFonts w:ascii="Symbol" w:hAnsi="Symbol" w:hint="default"/>
      </w:rPr>
    </w:lvl>
    <w:lvl w:ilvl="7" w:tplc="AB264BF2">
      <w:start w:val="1"/>
      <w:numFmt w:val="bullet"/>
      <w:lvlText w:val="o"/>
      <w:lvlJc w:val="left"/>
      <w:pPr>
        <w:ind w:left="5760" w:hanging="360"/>
      </w:pPr>
      <w:rPr>
        <w:rFonts w:ascii="Courier New" w:hAnsi="Courier New" w:hint="default"/>
      </w:rPr>
    </w:lvl>
    <w:lvl w:ilvl="8" w:tplc="EBD6FB26">
      <w:start w:val="1"/>
      <w:numFmt w:val="bullet"/>
      <w:lvlText w:val=""/>
      <w:lvlJc w:val="left"/>
      <w:pPr>
        <w:ind w:left="6480" w:hanging="360"/>
      </w:pPr>
      <w:rPr>
        <w:rFonts w:ascii="Wingdings" w:hAnsi="Wingdings" w:hint="default"/>
      </w:rPr>
    </w:lvl>
  </w:abstractNum>
  <w:abstractNum w:abstractNumId="8" w15:restartNumberingAfterBreak="0">
    <w:nsid w:val="19B03C91"/>
    <w:multiLevelType w:val="hybridMultilevel"/>
    <w:tmpl w:val="A608FF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D765DC6"/>
    <w:multiLevelType w:val="hybridMultilevel"/>
    <w:tmpl w:val="9620EC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2677403"/>
    <w:multiLevelType w:val="multilevel"/>
    <w:tmpl w:val="C4686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015B4C"/>
    <w:multiLevelType w:val="hybridMultilevel"/>
    <w:tmpl w:val="D09697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BF63E7F"/>
    <w:multiLevelType w:val="hybridMultilevel"/>
    <w:tmpl w:val="3D66F552"/>
    <w:lvl w:ilvl="0" w:tplc="052CDA9C">
      <w:numFmt w:val="bullet"/>
      <w:lvlText w:val="-"/>
      <w:lvlJc w:val="left"/>
      <w:pPr>
        <w:ind w:left="420" w:hanging="360"/>
      </w:pPr>
      <w:rPr>
        <w:rFonts w:ascii="Arial" w:eastAsia="Times New Roman" w:hAnsi="Arial" w:cs="Arial" w:hint="default"/>
      </w:rPr>
    </w:lvl>
    <w:lvl w:ilvl="1" w:tplc="08090003" w:tentative="1">
      <w:start w:val="1"/>
      <w:numFmt w:val="bullet"/>
      <w:lvlText w:val="o"/>
      <w:lvlJc w:val="left"/>
      <w:pPr>
        <w:ind w:left="1140" w:hanging="360"/>
      </w:pPr>
      <w:rPr>
        <w:rFonts w:ascii="Courier New" w:hAnsi="Courier New" w:cs="Courier New" w:hint="default"/>
      </w:rPr>
    </w:lvl>
    <w:lvl w:ilvl="2" w:tplc="08090005" w:tentative="1">
      <w:start w:val="1"/>
      <w:numFmt w:val="bullet"/>
      <w:lvlText w:val=""/>
      <w:lvlJc w:val="left"/>
      <w:pPr>
        <w:ind w:left="1860" w:hanging="360"/>
      </w:pPr>
      <w:rPr>
        <w:rFonts w:ascii="Wingdings" w:hAnsi="Wingdings" w:hint="default"/>
      </w:rPr>
    </w:lvl>
    <w:lvl w:ilvl="3" w:tplc="08090001" w:tentative="1">
      <w:start w:val="1"/>
      <w:numFmt w:val="bullet"/>
      <w:lvlText w:val=""/>
      <w:lvlJc w:val="left"/>
      <w:pPr>
        <w:ind w:left="2580" w:hanging="360"/>
      </w:pPr>
      <w:rPr>
        <w:rFonts w:ascii="Symbol" w:hAnsi="Symbol" w:hint="default"/>
      </w:rPr>
    </w:lvl>
    <w:lvl w:ilvl="4" w:tplc="08090003" w:tentative="1">
      <w:start w:val="1"/>
      <w:numFmt w:val="bullet"/>
      <w:lvlText w:val="o"/>
      <w:lvlJc w:val="left"/>
      <w:pPr>
        <w:ind w:left="3300" w:hanging="360"/>
      </w:pPr>
      <w:rPr>
        <w:rFonts w:ascii="Courier New" w:hAnsi="Courier New" w:cs="Courier New" w:hint="default"/>
      </w:rPr>
    </w:lvl>
    <w:lvl w:ilvl="5" w:tplc="08090005" w:tentative="1">
      <w:start w:val="1"/>
      <w:numFmt w:val="bullet"/>
      <w:lvlText w:val=""/>
      <w:lvlJc w:val="left"/>
      <w:pPr>
        <w:ind w:left="4020" w:hanging="360"/>
      </w:pPr>
      <w:rPr>
        <w:rFonts w:ascii="Wingdings" w:hAnsi="Wingdings" w:hint="default"/>
      </w:rPr>
    </w:lvl>
    <w:lvl w:ilvl="6" w:tplc="08090001" w:tentative="1">
      <w:start w:val="1"/>
      <w:numFmt w:val="bullet"/>
      <w:lvlText w:val=""/>
      <w:lvlJc w:val="left"/>
      <w:pPr>
        <w:ind w:left="4740" w:hanging="360"/>
      </w:pPr>
      <w:rPr>
        <w:rFonts w:ascii="Symbol" w:hAnsi="Symbol" w:hint="default"/>
      </w:rPr>
    </w:lvl>
    <w:lvl w:ilvl="7" w:tplc="08090003" w:tentative="1">
      <w:start w:val="1"/>
      <w:numFmt w:val="bullet"/>
      <w:lvlText w:val="o"/>
      <w:lvlJc w:val="left"/>
      <w:pPr>
        <w:ind w:left="5460" w:hanging="360"/>
      </w:pPr>
      <w:rPr>
        <w:rFonts w:ascii="Courier New" w:hAnsi="Courier New" w:cs="Courier New" w:hint="default"/>
      </w:rPr>
    </w:lvl>
    <w:lvl w:ilvl="8" w:tplc="08090005" w:tentative="1">
      <w:start w:val="1"/>
      <w:numFmt w:val="bullet"/>
      <w:lvlText w:val=""/>
      <w:lvlJc w:val="left"/>
      <w:pPr>
        <w:ind w:left="6180" w:hanging="360"/>
      </w:pPr>
      <w:rPr>
        <w:rFonts w:ascii="Wingdings" w:hAnsi="Wingdings" w:hint="default"/>
      </w:rPr>
    </w:lvl>
  </w:abstractNum>
  <w:abstractNum w:abstractNumId="13" w15:restartNumberingAfterBreak="0">
    <w:nsid w:val="319B3DF6"/>
    <w:multiLevelType w:val="multilevel"/>
    <w:tmpl w:val="69C8A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AA7025"/>
    <w:multiLevelType w:val="multilevel"/>
    <w:tmpl w:val="0714F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7A4C12"/>
    <w:multiLevelType w:val="multilevel"/>
    <w:tmpl w:val="11343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374472"/>
    <w:multiLevelType w:val="multilevel"/>
    <w:tmpl w:val="26EA5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CA5389"/>
    <w:multiLevelType w:val="multilevel"/>
    <w:tmpl w:val="E6EC8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9D3F80"/>
    <w:multiLevelType w:val="multilevel"/>
    <w:tmpl w:val="BB681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5E3B75"/>
    <w:multiLevelType w:val="hybridMultilevel"/>
    <w:tmpl w:val="77BE2C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36C51D0"/>
    <w:multiLevelType w:val="hybridMultilevel"/>
    <w:tmpl w:val="45843C26"/>
    <w:lvl w:ilvl="0" w:tplc="C24EA5C0">
      <w:start w:val="9"/>
      <w:numFmt w:val="bullet"/>
      <w:lvlText w:val="•"/>
      <w:lvlJc w:val="left"/>
      <w:pPr>
        <w:ind w:left="1080" w:hanging="360"/>
      </w:pPr>
      <w:rPr>
        <w:rFonts w:ascii="SymbolMT" w:eastAsiaTheme="minorHAnsi" w:hAnsi="SymbolMT" w:cs="SymbolMT" w:hint="default"/>
        <w:sz w:val="24"/>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1" w15:restartNumberingAfterBreak="0">
    <w:nsid w:val="477B783A"/>
    <w:multiLevelType w:val="hybridMultilevel"/>
    <w:tmpl w:val="59C69C5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D307FEC"/>
    <w:multiLevelType w:val="hybridMultilevel"/>
    <w:tmpl w:val="872C3B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1545AB6"/>
    <w:multiLevelType w:val="multilevel"/>
    <w:tmpl w:val="96B41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4527A2"/>
    <w:multiLevelType w:val="multilevel"/>
    <w:tmpl w:val="4532F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564187"/>
    <w:multiLevelType w:val="hybridMultilevel"/>
    <w:tmpl w:val="18ACF9EC"/>
    <w:lvl w:ilvl="0" w:tplc="A83C9210">
      <w:start w:val="24"/>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C156027"/>
    <w:multiLevelType w:val="multilevel"/>
    <w:tmpl w:val="0F92D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9F60A0"/>
    <w:multiLevelType w:val="hybridMultilevel"/>
    <w:tmpl w:val="6AC2193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411317B"/>
    <w:multiLevelType w:val="hybridMultilevel"/>
    <w:tmpl w:val="EABAA8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4A55084"/>
    <w:multiLevelType w:val="multilevel"/>
    <w:tmpl w:val="2A486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57736E"/>
    <w:multiLevelType w:val="hybridMultilevel"/>
    <w:tmpl w:val="3A4E39E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1" w15:restartNumberingAfterBreak="0">
    <w:nsid w:val="6D396B35"/>
    <w:multiLevelType w:val="hybridMultilevel"/>
    <w:tmpl w:val="3BCE9F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D9245F5"/>
    <w:multiLevelType w:val="hybridMultilevel"/>
    <w:tmpl w:val="1756BDEC"/>
    <w:lvl w:ilvl="0" w:tplc="04090001">
      <w:start w:val="1"/>
      <w:numFmt w:val="bullet"/>
      <w:lvlText w:val=""/>
      <w:lvlJc w:val="left"/>
      <w:pPr>
        <w:tabs>
          <w:tab w:val="num" w:pos="2160"/>
        </w:tabs>
        <w:ind w:left="2160" w:hanging="360"/>
      </w:pPr>
      <w:rPr>
        <w:rFonts w:ascii="Symbol" w:hAnsi="Symbol"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33" w15:restartNumberingAfterBreak="0">
    <w:nsid w:val="77A8443F"/>
    <w:multiLevelType w:val="hybridMultilevel"/>
    <w:tmpl w:val="DA720570"/>
    <w:lvl w:ilvl="0" w:tplc="75E684EE">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7AA26298"/>
    <w:multiLevelType w:val="hybridMultilevel"/>
    <w:tmpl w:val="73F2AB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AE339AC"/>
    <w:multiLevelType w:val="multilevel"/>
    <w:tmpl w:val="80DAA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BE7288B"/>
    <w:multiLevelType w:val="hybridMultilevel"/>
    <w:tmpl w:val="2F6C8DA2"/>
    <w:lvl w:ilvl="0" w:tplc="75E684EE">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7CD55200"/>
    <w:multiLevelType w:val="hybridMultilevel"/>
    <w:tmpl w:val="1ABCE3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7EB00592"/>
    <w:multiLevelType w:val="multilevel"/>
    <w:tmpl w:val="B9322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B8328F"/>
    <w:multiLevelType w:val="multilevel"/>
    <w:tmpl w:val="98E63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1089412">
    <w:abstractNumId w:val="21"/>
  </w:num>
  <w:num w:numId="2" w16cid:durableId="626932560">
    <w:abstractNumId w:val="27"/>
  </w:num>
  <w:num w:numId="3" w16cid:durableId="799684806">
    <w:abstractNumId w:val="2"/>
  </w:num>
  <w:num w:numId="4" w16cid:durableId="1459955390">
    <w:abstractNumId w:val="3"/>
  </w:num>
  <w:num w:numId="5" w16cid:durableId="1706566061">
    <w:abstractNumId w:val="32"/>
  </w:num>
  <w:num w:numId="6" w16cid:durableId="1280646977">
    <w:abstractNumId w:val="36"/>
  </w:num>
  <w:num w:numId="7" w16cid:durableId="943806449">
    <w:abstractNumId w:val="12"/>
  </w:num>
  <w:num w:numId="8" w16cid:durableId="1320964079">
    <w:abstractNumId w:val="33"/>
  </w:num>
  <w:num w:numId="9" w16cid:durableId="899243029">
    <w:abstractNumId w:val="20"/>
  </w:num>
  <w:num w:numId="10" w16cid:durableId="63915408">
    <w:abstractNumId w:val="8"/>
  </w:num>
  <w:num w:numId="11" w16cid:durableId="1513496706">
    <w:abstractNumId w:val="22"/>
  </w:num>
  <w:num w:numId="12" w16cid:durableId="923415759">
    <w:abstractNumId w:val="30"/>
  </w:num>
  <w:num w:numId="13" w16cid:durableId="222838156">
    <w:abstractNumId w:val="25"/>
  </w:num>
  <w:num w:numId="14" w16cid:durableId="105590111">
    <w:abstractNumId w:val="28"/>
  </w:num>
  <w:num w:numId="15" w16cid:durableId="508562495">
    <w:abstractNumId w:val="0"/>
  </w:num>
  <w:num w:numId="16" w16cid:durableId="1192913217">
    <w:abstractNumId w:val="7"/>
  </w:num>
  <w:num w:numId="17" w16cid:durableId="541408957">
    <w:abstractNumId w:val="5"/>
  </w:num>
  <w:num w:numId="18" w16cid:durableId="746465592">
    <w:abstractNumId w:val="37"/>
  </w:num>
  <w:num w:numId="19" w16cid:durableId="893586044">
    <w:abstractNumId w:val="34"/>
  </w:num>
  <w:num w:numId="20" w16cid:durableId="1478104679">
    <w:abstractNumId w:val="4"/>
  </w:num>
  <w:num w:numId="21" w16cid:durableId="154105540">
    <w:abstractNumId w:val="9"/>
  </w:num>
  <w:num w:numId="22" w16cid:durableId="1794707274">
    <w:abstractNumId w:val="19"/>
  </w:num>
  <w:num w:numId="23" w16cid:durableId="570191424">
    <w:abstractNumId w:val="1"/>
  </w:num>
  <w:num w:numId="24" w16cid:durableId="1937902361">
    <w:abstractNumId w:val="31"/>
  </w:num>
  <w:num w:numId="25" w16cid:durableId="1520779594">
    <w:abstractNumId w:val="14"/>
  </w:num>
  <w:num w:numId="26" w16cid:durableId="2035037111">
    <w:abstractNumId w:val="35"/>
  </w:num>
  <w:num w:numId="27" w16cid:durableId="510679327">
    <w:abstractNumId w:val="16"/>
  </w:num>
  <w:num w:numId="28" w16cid:durableId="18239586">
    <w:abstractNumId w:val="23"/>
  </w:num>
  <w:num w:numId="29" w16cid:durableId="693920352">
    <w:abstractNumId w:val="6"/>
  </w:num>
  <w:num w:numId="30" w16cid:durableId="534469876">
    <w:abstractNumId w:val="15"/>
  </w:num>
  <w:num w:numId="31" w16cid:durableId="1882473283">
    <w:abstractNumId w:val="24"/>
  </w:num>
  <w:num w:numId="32" w16cid:durableId="1636132041">
    <w:abstractNumId w:val="10"/>
  </w:num>
  <w:num w:numId="33" w16cid:durableId="1341084001">
    <w:abstractNumId w:val="18"/>
  </w:num>
  <w:num w:numId="34" w16cid:durableId="164639420">
    <w:abstractNumId w:val="17"/>
  </w:num>
  <w:num w:numId="35" w16cid:durableId="1694183237">
    <w:abstractNumId w:val="11"/>
  </w:num>
  <w:num w:numId="36" w16cid:durableId="818495435">
    <w:abstractNumId w:val="39"/>
  </w:num>
  <w:num w:numId="37" w16cid:durableId="1715041203">
    <w:abstractNumId w:val="38"/>
  </w:num>
  <w:num w:numId="38" w16cid:durableId="828592348">
    <w:abstractNumId w:val="29"/>
  </w:num>
  <w:num w:numId="39" w16cid:durableId="521935297">
    <w:abstractNumId w:val="26"/>
  </w:num>
  <w:num w:numId="40" w16cid:durableId="37631989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1011"/>
    <w:rsid w:val="00001DA2"/>
    <w:rsid w:val="0000293E"/>
    <w:rsid w:val="00005C81"/>
    <w:rsid w:val="00040A69"/>
    <w:rsid w:val="0006231D"/>
    <w:rsid w:val="00065786"/>
    <w:rsid w:val="00067CA7"/>
    <w:rsid w:val="00070E39"/>
    <w:rsid w:val="000974A5"/>
    <w:rsid w:val="000A56FA"/>
    <w:rsid w:val="000B6180"/>
    <w:rsid w:val="000C0607"/>
    <w:rsid w:val="00102F90"/>
    <w:rsid w:val="00103F25"/>
    <w:rsid w:val="001412A7"/>
    <w:rsid w:val="00170128"/>
    <w:rsid w:val="00181011"/>
    <w:rsid w:val="00197940"/>
    <w:rsid w:val="001D0989"/>
    <w:rsid w:val="001E3FB2"/>
    <w:rsid w:val="00200363"/>
    <w:rsid w:val="002020B1"/>
    <w:rsid w:val="002108E9"/>
    <w:rsid w:val="00233BCB"/>
    <w:rsid w:val="002377A3"/>
    <w:rsid w:val="00242820"/>
    <w:rsid w:val="002658B9"/>
    <w:rsid w:val="002663E2"/>
    <w:rsid w:val="0028371F"/>
    <w:rsid w:val="00287BE0"/>
    <w:rsid w:val="002A560D"/>
    <w:rsid w:val="002B5570"/>
    <w:rsid w:val="002C44C5"/>
    <w:rsid w:val="002D6788"/>
    <w:rsid w:val="003065F4"/>
    <w:rsid w:val="00311F18"/>
    <w:rsid w:val="00315338"/>
    <w:rsid w:val="00317170"/>
    <w:rsid w:val="003422CA"/>
    <w:rsid w:val="00342B1A"/>
    <w:rsid w:val="0035545D"/>
    <w:rsid w:val="003625A1"/>
    <w:rsid w:val="00373AEB"/>
    <w:rsid w:val="003855AB"/>
    <w:rsid w:val="003F2FD6"/>
    <w:rsid w:val="00401BE7"/>
    <w:rsid w:val="004141F4"/>
    <w:rsid w:val="00442995"/>
    <w:rsid w:val="00446964"/>
    <w:rsid w:val="00460C4F"/>
    <w:rsid w:val="004766D5"/>
    <w:rsid w:val="00490BEC"/>
    <w:rsid w:val="004D1BA7"/>
    <w:rsid w:val="004E6E5F"/>
    <w:rsid w:val="00525B80"/>
    <w:rsid w:val="005353B1"/>
    <w:rsid w:val="0053741C"/>
    <w:rsid w:val="00551F88"/>
    <w:rsid w:val="00553144"/>
    <w:rsid w:val="00582F40"/>
    <w:rsid w:val="005931B3"/>
    <w:rsid w:val="00593324"/>
    <w:rsid w:val="00594B1C"/>
    <w:rsid w:val="005A53A5"/>
    <w:rsid w:val="005B30E9"/>
    <w:rsid w:val="005F049A"/>
    <w:rsid w:val="0060001A"/>
    <w:rsid w:val="0063068B"/>
    <w:rsid w:val="00653918"/>
    <w:rsid w:val="006614A8"/>
    <w:rsid w:val="00664A80"/>
    <w:rsid w:val="006666AE"/>
    <w:rsid w:val="00671F6C"/>
    <w:rsid w:val="00683CF2"/>
    <w:rsid w:val="00692B57"/>
    <w:rsid w:val="006B2984"/>
    <w:rsid w:val="006C40AE"/>
    <w:rsid w:val="006C6B5C"/>
    <w:rsid w:val="006D09B0"/>
    <w:rsid w:val="006D7D3A"/>
    <w:rsid w:val="00716D1F"/>
    <w:rsid w:val="00724E94"/>
    <w:rsid w:val="00725708"/>
    <w:rsid w:val="007579A5"/>
    <w:rsid w:val="007633DD"/>
    <w:rsid w:val="00767B64"/>
    <w:rsid w:val="00777EB3"/>
    <w:rsid w:val="007863D1"/>
    <w:rsid w:val="007D1685"/>
    <w:rsid w:val="007F0048"/>
    <w:rsid w:val="00804661"/>
    <w:rsid w:val="00807FC1"/>
    <w:rsid w:val="0081731C"/>
    <w:rsid w:val="00827D33"/>
    <w:rsid w:val="008324AF"/>
    <w:rsid w:val="00841A75"/>
    <w:rsid w:val="008426C7"/>
    <w:rsid w:val="00845821"/>
    <w:rsid w:val="00854F4A"/>
    <w:rsid w:val="00855072"/>
    <w:rsid w:val="00864EC2"/>
    <w:rsid w:val="0088208F"/>
    <w:rsid w:val="008A1F87"/>
    <w:rsid w:val="008A7C2F"/>
    <w:rsid w:val="008B053A"/>
    <w:rsid w:val="008C7727"/>
    <w:rsid w:val="008C7BAF"/>
    <w:rsid w:val="008D56E4"/>
    <w:rsid w:val="008F693E"/>
    <w:rsid w:val="00906127"/>
    <w:rsid w:val="00924DAD"/>
    <w:rsid w:val="00964B66"/>
    <w:rsid w:val="009828B5"/>
    <w:rsid w:val="0099465C"/>
    <w:rsid w:val="00995F31"/>
    <w:rsid w:val="009A2279"/>
    <w:rsid w:val="00A126BB"/>
    <w:rsid w:val="00A229F1"/>
    <w:rsid w:val="00A32694"/>
    <w:rsid w:val="00A36175"/>
    <w:rsid w:val="00A3621D"/>
    <w:rsid w:val="00A4038C"/>
    <w:rsid w:val="00A641F4"/>
    <w:rsid w:val="00A740F8"/>
    <w:rsid w:val="00A82FA1"/>
    <w:rsid w:val="00A85805"/>
    <w:rsid w:val="00A90CF9"/>
    <w:rsid w:val="00AA0B85"/>
    <w:rsid w:val="00AA5E38"/>
    <w:rsid w:val="00AB7BA9"/>
    <w:rsid w:val="00AC5200"/>
    <w:rsid w:val="00AC7B6E"/>
    <w:rsid w:val="00B4097F"/>
    <w:rsid w:val="00B876C6"/>
    <w:rsid w:val="00BA0954"/>
    <w:rsid w:val="00BA576F"/>
    <w:rsid w:val="00BA6EC2"/>
    <w:rsid w:val="00BC1C77"/>
    <w:rsid w:val="00BD03C6"/>
    <w:rsid w:val="00C4118C"/>
    <w:rsid w:val="00C51E2B"/>
    <w:rsid w:val="00C54939"/>
    <w:rsid w:val="00C63E82"/>
    <w:rsid w:val="00C66763"/>
    <w:rsid w:val="00C9296D"/>
    <w:rsid w:val="00C94E66"/>
    <w:rsid w:val="00CA0216"/>
    <w:rsid w:val="00CB15FF"/>
    <w:rsid w:val="00CB58DA"/>
    <w:rsid w:val="00CB7D70"/>
    <w:rsid w:val="00CE3B56"/>
    <w:rsid w:val="00CF0AF2"/>
    <w:rsid w:val="00CF3079"/>
    <w:rsid w:val="00CF34D2"/>
    <w:rsid w:val="00D00E25"/>
    <w:rsid w:val="00D04D96"/>
    <w:rsid w:val="00D134F1"/>
    <w:rsid w:val="00D15E97"/>
    <w:rsid w:val="00D204E9"/>
    <w:rsid w:val="00D30351"/>
    <w:rsid w:val="00D3434F"/>
    <w:rsid w:val="00D35151"/>
    <w:rsid w:val="00D66554"/>
    <w:rsid w:val="00D733BD"/>
    <w:rsid w:val="00D75831"/>
    <w:rsid w:val="00D95D6E"/>
    <w:rsid w:val="00D97897"/>
    <w:rsid w:val="00DD4B1E"/>
    <w:rsid w:val="00DE27A8"/>
    <w:rsid w:val="00DE782D"/>
    <w:rsid w:val="00DF2466"/>
    <w:rsid w:val="00DF673A"/>
    <w:rsid w:val="00E072B5"/>
    <w:rsid w:val="00E07A84"/>
    <w:rsid w:val="00E315A9"/>
    <w:rsid w:val="00E456CC"/>
    <w:rsid w:val="00E50FCF"/>
    <w:rsid w:val="00E82458"/>
    <w:rsid w:val="00E90F37"/>
    <w:rsid w:val="00EA4C89"/>
    <w:rsid w:val="00EA7633"/>
    <w:rsid w:val="00EB28C0"/>
    <w:rsid w:val="00EB6EBC"/>
    <w:rsid w:val="00ED5387"/>
    <w:rsid w:val="00EE6B05"/>
    <w:rsid w:val="00EF5EB6"/>
    <w:rsid w:val="00F07F48"/>
    <w:rsid w:val="00F15F00"/>
    <w:rsid w:val="00F17791"/>
    <w:rsid w:val="00F24D9C"/>
    <w:rsid w:val="00F32FBC"/>
    <w:rsid w:val="00F56292"/>
    <w:rsid w:val="00F60432"/>
    <w:rsid w:val="00F62253"/>
    <w:rsid w:val="00F64E1F"/>
    <w:rsid w:val="00F67173"/>
    <w:rsid w:val="00F9566E"/>
    <w:rsid w:val="00F974DF"/>
    <w:rsid w:val="00FC5BB3"/>
    <w:rsid w:val="00FE3304"/>
    <w:rsid w:val="00FE3FD4"/>
    <w:rsid w:val="00FF3822"/>
    <w:rsid w:val="00FF646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265E6F"/>
  <w15:docId w15:val="{49A82DE1-A2D3-4AE1-9A27-230E25E9F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1011"/>
    <w:pPr>
      <w:tabs>
        <w:tab w:val="center" w:pos="4513"/>
        <w:tab w:val="right" w:pos="9026"/>
      </w:tabs>
      <w:spacing w:after="0" w:line="240" w:lineRule="auto"/>
    </w:pPr>
  </w:style>
  <w:style w:type="character" w:customStyle="1" w:styleId="HeaderChar">
    <w:name w:val="Header Char"/>
    <w:basedOn w:val="DefaultParagraphFont"/>
    <w:link w:val="Header"/>
    <w:uiPriority w:val="99"/>
    <w:rsid w:val="00181011"/>
  </w:style>
  <w:style w:type="paragraph" w:styleId="Footer">
    <w:name w:val="footer"/>
    <w:basedOn w:val="Normal"/>
    <w:link w:val="FooterChar"/>
    <w:uiPriority w:val="99"/>
    <w:unhideWhenUsed/>
    <w:rsid w:val="00181011"/>
    <w:pPr>
      <w:tabs>
        <w:tab w:val="center" w:pos="4513"/>
        <w:tab w:val="right" w:pos="9026"/>
      </w:tabs>
      <w:spacing w:after="0" w:line="240" w:lineRule="auto"/>
    </w:pPr>
  </w:style>
  <w:style w:type="character" w:customStyle="1" w:styleId="FooterChar">
    <w:name w:val="Footer Char"/>
    <w:basedOn w:val="DefaultParagraphFont"/>
    <w:link w:val="Footer"/>
    <w:uiPriority w:val="99"/>
    <w:rsid w:val="00181011"/>
  </w:style>
  <w:style w:type="paragraph" w:styleId="NoSpacing">
    <w:name w:val="No Spacing"/>
    <w:uiPriority w:val="1"/>
    <w:qFormat/>
    <w:rsid w:val="00F32FBC"/>
    <w:pPr>
      <w:spacing w:after="0" w:line="240" w:lineRule="auto"/>
    </w:pPr>
  </w:style>
  <w:style w:type="table" w:styleId="TableGrid">
    <w:name w:val="Table Grid"/>
    <w:basedOn w:val="TableNormal"/>
    <w:uiPriority w:val="99"/>
    <w:rsid w:val="00CA0216"/>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rsid w:val="00DD4B1E"/>
    <w:pPr>
      <w:spacing w:after="0" w:line="240" w:lineRule="auto"/>
    </w:pPr>
    <w:rPr>
      <w:rFonts w:ascii="Times New Roman" w:eastAsia="Times New Roman" w:hAnsi="Times New Roman" w:cs="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82FA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82FA1"/>
    <w:rPr>
      <w:rFonts w:ascii="Tahoma" w:hAnsi="Tahoma" w:cs="Tahoma"/>
      <w:sz w:val="16"/>
      <w:szCs w:val="16"/>
    </w:rPr>
  </w:style>
  <w:style w:type="paragraph" w:styleId="ListParagraph">
    <w:name w:val="List Paragraph"/>
    <w:basedOn w:val="Normal"/>
    <w:uiPriority w:val="34"/>
    <w:qFormat/>
    <w:rsid w:val="007579A5"/>
    <w:pPr>
      <w:ind w:left="720"/>
      <w:contextualSpacing/>
    </w:pPr>
  </w:style>
  <w:style w:type="character" w:styleId="Hyperlink">
    <w:name w:val="Hyperlink"/>
    <w:basedOn w:val="DefaultParagraphFont"/>
    <w:uiPriority w:val="99"/>
    <w:unhideWhenUsed/>
    <w:rsid w:val="002663E2"/>
    <w:rPr>
      <w:color w:val="0000FF" w:themeColor="hyperlink"/>
      <w:u w:val="single"/>
    </w:rPr>
  </w:style>
  <w:style w:type="paragraph" w:styleId="Revision">
    <w:name w:val="Revision"/>
    <w:hidden/>
    <w:uiPriority w:val="99"/>
    <w:semiHidden/>
    <w:rsid w:val="00A4038C"/>
    <w:pPr>
      <w:spacing w:after="0" w:line="240" w:lineRule="auto"/>
    </w:pPr>
  </w:style>
  <w:style w:type="character" w:styleId="UnresolvedMention">
    <w:name w:val="Unresolved Mention"/>
    <w:basedOn w:val="DefaultParagraphFont"/>
    <w:uiPriority w:val="99"/>
    <w:semiHidden/>
    <w:unhideWhenUsed/>
    <w:rsid w:val="009061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2258611">
      <w:bodyDiv w:val="1"/>
      <w:marLeft w:val="0"/>
      <w:marRight w:val="0"/>
      <w:marTop w:val="0"/>
      <w:marBottom w:val="0"/>
      <w:divBdr>
        <w:top w:val="none" w:sz="0" w:space="0" w:color="auto"/>
        <w:left w:val="none" w:sz="0" w:space="0" w:color="auto"/>
        <w:bottom w:val="none" w:sz="0" w:space="0" w:color="auto"/>
        <w:right w:val="none" w:sz="0" w:space="0" w:color="auto"/>
      </w:divBdr>
      <w:divsChild>
        <w:div w:id="870846823">
          <w:marLeft w:val="0"/>
          <w:marRight w:val="0"/>
          <w:marTop w:val="0"/>
          <w:marBottom w:val="0"/>
          <w:divBdr>
            <w:top w:val="none" w:sz="0" w:space="0" w:color="auto"/>
            <w:left w:val="none" w:sz="0" w:space="0" w:color="auto"/>
            <w:bottom w:val="none" w:sz="0" w:space="0" w:color="auto"/>
            <w:right w:val="none" w:sz="0" w:space="0" w:color="auto"/>
          </w:divBdr>
        </w:div>
      </w:divsChild>
    </w:div>
    <w:div w:id="805777887">
      <w:bodyDiv w:val="1"/>
      <w:marLeft w:val="0"/>
      <w:marRight w:val="0"/>
      <w:marTop w:val="0"/>
      <w:marBottom w:val="0"/>
      <w:divBdr>
        <w:top w:val="none" w:sz="0" w:space="0" w:color="auto"/>
        <w:left w:val="none" w:sz="0" w:space="0" w:color="auto"/>
        <w:bottom w:val="none" w:sz="0" w:space="0" w:color="auto"/>
        <w:right w:val="none" w:sz="0" w:space="0" w:color="auto"/>
      </w:divBdr>
      <w:divsChild>
        <w:div w:id="214122377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senteam@tameside.gov.uk"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ca54d3a0-7020-457a-85c0-4135fdf9f156" xsi:nil="true"/>
    <MigrationWizIdPermissions xmlns="c55adca0-9b32-4578-b879-e3e31d12dba2" xsi:nil="true"/>
    <lcf76f155ced4ddcb4097134ff3c332f xmlns="c55adca0-9b32-4578-b879-e3e31d12dba2">
      <Terms xmlns="http://schemas.microsoft.com/office/infopath/2007/PartnerControls"/>
    </lcf76f155ced4ddcb4097134ff3c332f>
    <MigrationWizId xmlns="c55adca0-9b32-4578-b879-e3e31d12dba2" xsi:nil="true"/>
    <MigrationWizIdVersion xmlns="c55adca0-9b32-4578-b879-e3e31d12dba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4039D94FFDA3A479C8708ACE720BA99" ma:contentTypeVersion="17" ma:contentTypeDescription="Create a new document." ma:contentTypeScope="" ma:versionID="4034862876228c46f39efac6412a5ffb">
  <xsd:schema xmlns:xsd="http://www.w3.org/2001/XMLSchema" xmlns:xs="http://www.w3.org/2001/XMLSchema" xmlns:p="http://schemas.microsoft.com/office/2006/metadata/properties" xmlns:ns2="c55adca0-9b32-4578-b879-e3e31d12dba2" xmlns:ns3="ca54d3a0-7020-457a-85c0-4135fdf9f156" targetNamespace="http://schemas.microsoft.com/office/2006/metadata/properties" ma:root="true" ma:fieldsID="5931825f1930930c1503010c52690bc9" ns2:_="" ns3:_="">
    <xsd:import namespace="c55adca0-9b32-4578-b879-e3e31d12dba2"/>
    <xsd:import namespace="ca54d3a0-7020-457a-85c0-4135fdf9f156"/>
    <xsd:element name="properties">
      <xsd:complexType>
        <xsd:sequence>
          <xsd:element name="documentManagement">
            <xsd:complexType>
              <xsd:all>
                <xsd:element ref="ns2:MigrationWizId" minOccurs="0"/>
                <xsd:element ref="ns2:MigrationWizIdPermissions" minOccurs="0"/>
                <xsd:element ref="ns2:MigrationWizIdVersion" minOccurs="0"/>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5adca0-9b32-4578-b879-e3e31d12dba2" elementFormDefault="qualified">
    <xsd:import namespace="http://schemas.microsoft.com/office/2006/documentManagement/types"/>
    <xsd:import namespace="http://schemas.microsoft.com/office/infopath/2007/PartnerControls"/>
    <xsd:element name="MigrationWizId" ma:index="8" nillable="true" ma:displayName="MigrationWizId" ma:internalName="MigrationWizId">
      <xsd:simpleType>
        <xsd:restriction base="dms:Text"/>
      </xsd:simpleType>
    </xsd:element>
    <xsd:element name="MigrationWizIdPermissions" ma:index="9" nillable="true" ma:displayName="MigrationWizIdPermissions" ma:internalName="MigrationWizIdPermissions">
      <xsd:simpleType>
        <xsd:restriction base="dms:Text"/>
      </xsd:simpleType>
    </xsd:element>
    <xsd:element name="MigrationWizIdVersion" ma:index="10" nillable="true" ma:displayName="MigrationWizIdVersion" ma:internalName="MigrationWizIdVersion">
      <xsd:simpleType>
        <xsd:restriction base="dms:Text"/>
      </xsd:simple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DateTaken" ma:index="15" nillable="true" ma:displayName="MediaServiceDateTaken" ma:descriptio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72f64263-1d28-4368-855e-d2a556ec225c" ma:termSetId="09814cd3-568e-fe90-9814-8d621ff8fb84" ma:anchorId="fba54fb3-c3e1-fe81-a776-ca4b69148c4d" ma:open="true" ma:isKeyword="false">
      <xsd:complexType>
        <xsd:sequence>
          <xsd:element ref="pc:Terms" minOccurs="0" maxOccurs="1"/>
        </xsd:sequence>
      </xsd:complexType>
    </xsd:element>
    <xsd:element name="MediaServiceOCR" ma:index="22" nillable="true" ma:displayName="Extracted Text" ma:internalName="MediaServiceOCR" ma:readOnly="true">
      <xsd:simpleType>
        <xsd:restriction base="dms:Note">
          <xsd:maxLength value="255"/>
        </xsd:restriction>
      </xsd:simpleType>
    </xsd:element>
    <xsd:element name="MediaServiceBillingMetadata" ma:index="23" nillable="true" ma:displayName="MediaServiceBillingMetadata" ma:hidden="true" ma:internalName="MediaServiceBillingMetadata" ma:readOnly="true">
      <xsd:simpleType>
        <xsd:restriction base="dms:Note"/>
      </xsd:simpleType>
    </xsd:element>
    <xsd:element name="MediaServiceLocation" ma:index="24"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a54d3a0-7020-457a-85c0-4135fdf9f156"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9e3aee67-df49-49ae-95b9-401467933175}" ma:internalName="TaxCatchAll" ma:showField="CatchAllData" ma:web="ca54d3a0-7020-457a-85c0-4135fdf9f15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41AE18C-F719-46F8-9C48-A23955AD19B8}">
  <ds:schemaRefs>
    <ds:schemaRef ds:uri="http://schemas.microsoft.com/sharepoint/v3/contenttype/forms"/>
  </ds:schemaRefs>
</ds:datastoreItem>
</file>

<file path=customXml/itemProps2.xml><?xml version="1.0" encoding="utf-8"?>
<ds:datastoreItem xmlns:ds="http://schemas.openxmlformats.org/officeDocument/2006/customXml" ds:itemID="{B2DF7689-4C09-4428-BEAF-EDE19E36D4C2}">
  <ds:schemaRefs>
    <ds:schemaRef ds:uri="http://schemas.microsoft.com/office/2006/metadata/properties"/>
    <ds:schemaRef ds:uri="http://schemas.microsoft.com/office/infopath/2007/PartnerControls"/>
    <ds:schemaRef ds:uri="ca54d3a0-7020-457a-85c0-4135fdf9f156"/>
    <ds:schemaRef ds:uri="c55adca0-9b32-4578-b879-e3e31d12dba2"/>
  </ds:schemaRefs>
</ds:datastoreItem>
</file>

<file path=customXml/itemProps3.xml><?xml version="1.0" encoding="utf-8"?>
<ds:datastoreItem xmlns:ds="http://schemas.openxmlformats.org/officeDocument/2006/customXml" ds:itemID="{7A30C032-0A4F-4E2E-A849-AA66BB45A3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5adca0-9b32-4578-b879-e3e31d12dba2"/>
    <ds:schemaRef ds:uri="ca54d3a0-7020-457a-85c0-4135fdf9f15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23CA6C4-7921-46FE-90F3-7BCEFDE5BA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1953</TotalTime>
  <Pages>15</Pages>
  <Words>2795</Words>
  <Characters>15938</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Tameside MBC</Company>
  <LinksUpToDate>false</LinksUpToDate>
  <CharactersWithSpaces>18696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Thomas Powell</dc:creator>
  <cp:lastModifiedBy>P Mercer</cp:lastModifiedBy>
  <cp:revision>100</cp:revision>
  <cp:lastPrinted>2014-07-04T09:44:00Z</cp:lastPrinted>
  <dcterms:created xsi:type="dcterms:W3CDTF">2022-05-25T10:30:00Z</dcterms:created>
  <dcterms:modified xsi:type="dcterms:W3CDTF">2026-06-30T12:38:00Z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0x010100D4039D94FFDA3A479C8708ACE720BA99</vt:lpwstr>
  </property>
  <property fmtid="{D5CDD505-2E9C-101B-9397-08002B2CF9AE}" pid="4" name="MediaServiceImageTags">
    <vt:lpwstr/>
  </property>
</Properties>
</file>